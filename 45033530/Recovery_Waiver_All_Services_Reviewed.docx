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2AEE" w14:textId="77777777" w:rsidR="00BD10B5" w:rsidRDefault="00BD10B5" w:rsidP="00BD10B5">
      <w:pPr>
        <w:spacing w:before="10" w:after="240"/>
        <w:rPr>
          <w:rFonts w:ascii="Times New Roman" w:eastAsia="Times New Roman" w:hAnsi="Times New Roman" w:cs="Times New Roman"/>
          <w:sz w:val="12"/>
          <w:szCs w:val="12"/>
        </w:rPr>
      </w:pPr>
    </w:p>
    <w:tbl>
      <w:tblPr>
        <w:tblW w:w="10824" w:type="dxa"/>
        <w:tblInd w:w="150" w:type="dxa"/>
        <w:tblLayout w:type="fixed"/>
        <w:tblLook w:val="01E0" w:firstRow="1" w:lastRow="1" w:firstColumn="1" w:lastColumn="1" w:noHBand="0" w:noVBand="0"/>
      </w:tblPr>
      <w:tblGrid>
        <w:gridCol w:w="5408"/>
        <w:gridCol w:w="2026"/>
        <w:gridCol w:w="1444"/>
        <w:gridCol w:w="1946"/>
      </w:tblGrid>
      <w:tr w:rsidR="00BD10B5" w14:paraId="1FC14B86" w14:textId="77777777" w:rsidTr="00B804D3">
        <w:trPr>
          <w:trHeight w:val="930"/>
        </w:trPr>
        <w:tc>
          <w:tcPr>
            <w:tcW w:w="5408" w:type="dxa"/>
          </w:tcPr>
          <w:p w14:paraId="665FB3FF" w14:textId="77777777" w:rsidR="00E06835" w:rsidRPr="00BF7029" w:rsidRDefault="00E06835" w:rsidP="00E06835">
            <w:pPr>
              <w:pStyle w:val="BodyText"/>
              <w:numPr>
                <w:ilvl w:val="0"/>
                <w:numId w:val="1"/>
              </w:numPr>
              <w:spacing w:before="10"/>
              <w:rPr>
                <w:rFonts w:ascii="Times New Roman"/>
                <w:sz w:val="24"/>
                <w:szCs w:val="24"/>
                <w:highlight w:val="yellow"/>
              </w:rPr>
            </w:pPr>
            <w:r w:rsidRPr="00BF7029">
              <w:rPr>
                <w:rFonts w:ascii="Times New Roman"/>
                <w:sz w:val="24"/>
                <w:szCs w:val="24"/>
                <w:highlight w:val="yellow"/>
              </w:rPr>
              <w:t>THIS IS A TEMPLATE FORM AND MUST BE CUSTOMIZED BY THE FRANCHISEE IN CONSULTATION WITH THEIR ATTORNEY.</w:t>
            </w:r>
          </w:p>
          <w:p w14:paraId="45F5C999" w14:textId="32C16267" w:rsidR="00BD10B5" w:rsidRPr="00C23B82" w:rsidRDefault="00E06835" w:rsidP="00311FDD">
            <w:pPr>
              <w:spacing w:before="240" w:after="240"/>
              <w:rPr>
                <w:b/>
                <w:bCs/>
                <w:color w:val="221F1F"/>
                <w:sz w:val="32"/>
                <w:szCs w:val="32"/>
              </w:rPr>
            </w:pPr>
            <w:r w:rsidRPr="00C23B82">
              <w:rPr>
                <w:b/>
                <w:bCs/>
                <w:color w:val="221F1F"/>
                <w:sz w:val="32"/>
                <w:szCs w:val="32"/>
              </w:rPr>
              <w:t>RECOVERY SERVICES WAIVER</w:t>
            </w:r>
          </w:p>
        </w:tc>
        <w:tc>
          <w:tcPr>
            <w:tcW w:w="5416" w:type="dxa"/>
            <w:gridSpan w:val="3"/>
          </w:tcPr>
          <w:p w14:paraId="0143C3F5"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r>
      <w:tr w:rsidR="00BD10B5" w14:paraId="42E23969" w14:textId="77777777" w:rsidTr="00B804D3">
        <w:trPr>
          <w:trHeight w:val="390"/>
        </w:trPr>
        <w:tc>
          <w:tcPr>
            <w:tcW w:w="5408" w:type="dxa"/>
            <w:tcBorders>
              <w:left w:val="nil"/>
              <w:bottom w:val="single" w:sz="8" w:space="0" w:color="231F20"/>
              <w:right w:val="nil"/>
            </w:tcBorders>
          </w:tcPr>
          <w:p w14:paraId="557B0C07" w14:textId="77777777" w:rsidR="00BD10B5" w:rsidRDefault="00BD10B5" w:rsidP="00311FDD">
            <w:pPr>
              <w:spacing w:before="57" w:after="0"/>
              <w:ind w:left="47"/>
              <w:rPr>
                <w:color w:val="231F20"/>
                <w:sz w:val="24"/>
                <w:szCs w:val="24"/>
              </w:rPr>
            </w:pPr>
            <w:r w:rsidRPr="55F8151B">
              <w:rPr>
                <w:color w:val="231F20"/>
                <w:sz w:val="24"/>
                <w:szCs w:val="24"/>
              </w:rPr>
              <w:t>NAME</w:t>
            </w:r>
          </w:p>
        </w:tc>
        <w:tc>
          <w:tcPr>
            <w:tcW w:w="2026" w:type="dxa"/>
            <w:tcBorders>
              <w:left w:val="nil"/>
              <w:bottom w:val="single" w:sz="8" w:space="0" w:color="231F20"/>
              <w:right w:val="nil"/>
            </w:tcBorders>
          </w:tcPr>
          <w:p w14:paraId="6C893E4C"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444" w:type="dxa"/>
            <w:tcBorders>
              <w:top w:val="nil"/>
              <w:left w:val="nil"/>
              <w:bottom w:val="single" w:sz="8" w:space="0" w:color="231F20"/>
              <w:right w:val="single" w:sz="8" w:space="0" w:color="231F20"/>
            </w:tcBorders>
          </w:tcPr>
          <w:p w14:paraId="6827D25B"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946" w:type="dxa"/>
            <w:tcBorders>
              <w:top w:val="nil"/>
              <w:left w:val="single" w:sz="8" w:space="0" w:color="231F20"/>
              <w:bottom w:val="single" w:sz="8" w:space="0" w:color="231F20"/>
              <w:right w:val="nil"/>
            </w:tcBorders>
          </w:tcPr>
          <w:p w14:paraId="5ABDEAB6" w14:textId="77777777" w:rsidR="00BD10B5" w:rsidRDefault="00BD10B5" w:rsidP="00311FDD">
            <w:pPr>
              <w:spacing w:before="89" w:after="0"/>
              <w:ind w:left="82"/>
              <w:rPr>
                <w:color w:val="231F20"/>
                <w:sz w:val="24"/>
                <w:szCs w:val="24"/>
              </w:rPr>
            </w:pPr>
            <w:r w:rsidRPr="55F8151B">
              <w:rPr>
                <w:color w:val="231F20"/>
                <w:sz w:val="24"/>
                <w:szCs w:val="24"/>
              </w:rPr>
              <w:t>AGE</w:t>
            </w:r>
          </w:p>
        </w:tc>
      </w:tr>
      <w:tr w:rsidR="00BD10B5" w14:paraId="28331E8A" w14:textId="77777777" w:rsidTr="00B804D3">
        <w:trPr>
          <w:trHeight w:val="390"/>
        </w:trPr>
        <w:tc>
          <w:tcPr>
            <w:tcW w:w="5408" w:type="dxa"/>
            <w:tcBorders>
              <w:top w:val="single" w:sz="8" w:space="0" w:color="231F20"/>
              <w:left w:val="nil"/>
              <w:bottom w:val="single" w:sz="8" w:space="0" w:color="231F20"/>
              <w:right w:val="nil"/>
            </w:tcBorders>
          </w:tcPr>
          <w:p w14:paraId="7BC13D32" w14:textId="77777777" w:rsidR="00BD10B5" w:rsidRDefault="00BD10B5" w:rsidP="00311FDD">
            <w:pPr>
              <w:spacing w:before="104" w:after="0"/>
              <w:ind w:left="47"/>
              <w:rPr>
                <w:color w:val="231F20"/>
                <w:sz w:val="24"/>
                <w:szCs w:val="24"/>
              </w:rPr>
            </w:pPr>
            <w:r w:rsidRPr="55F8151B">
              <w:rPr>
                <w:color w:val="231F20"/>
                <w:sz w:val="24"/>
                <w:szCs w:val="24"/>
              </w:rPr>
              <w:t>ADDRESS</w:t>
            </w:r>
          </w:p>
        </w:tc>
        <w:tc>
          <w:tcPr>
            <w:tcW w:w="2026" w:type="dxa"/>
            <w:tcBorders>
              <w:top w:val="single" w:sz="8" w:space="0" w:color="231F20"/>
              <w:left w:val="nil"/>
              <w:bottom w:val="single" w:sz="8" w:space="0" w:color="231F20"/>
              <w:right w:val="nil"/>
            </w:tcBorders>
          </w:tcPr>
          <w:p w14:paraId="3F558F04" w14:textId="77777777" w:rsidR="00BD10B5" w:rsidRDefault="00BD10B5" w:rsidP="00311FDD">
            <w:pPr>
              <w:spacing w:before="104" w:after="0"/>
              <w:ind w:left="76"/>
              <w:rPr>
                <w:color w:val="231F20"/>
                <w:sz w:val="24"/>
                <w:szCs w:val="24"/>
              </w:rPr>
            </w:pPr>
            <w:r w:rsidRPr="55F8151B">
              <w:rPr>
                <w:color w:val="231F20"/>
                <w:sz w:val="24"/>
                <w:szCs w:val="24"/>
              </w:rPr>
              <w:t>CITY</w:t>
            </w:r>
          </w:p>
        </w:tc>
        <w:tc>
          <w:tcPr>
            <w:tcW w:w="1444" w:type="dxa"/>
            <w:tcBorders>
              <w:top w:val="single" w:sz="8" w:space="0" w:color="231F20"/>
              <w:left w:val="nil"/>
              <w:bottom w:val="single" w:sz="8" w:space="0" w:color="231F20"/>
              <w:right w:val="nil"/>
            </w:tcBorders>
          </w:tcPr>
          <w:p w14:paraId="505C5CDA" w14:textId="77777777" w:rsidR="00BD10B5" w:rsidRDefault="00BD10B5" w:rsidP="00311FDD">
            <w:pPr>
              <w:spacing w:before="104" w:after="0"/>
              <w:ind w:left="465"/>
              <w:rPr>
                <w:color w:val="231F20"/>
                <w:sz w:val="24"/>
                <w:szCs w:val="24"/>
              </w:rPr>
            </w:pPr>
            <w:r w:rsidRPr="55F8151B">
              <w:rPr>
                <w:color w:val="231F20"/>
                <w:sz w:val="24"/>
                <w:szCs w:val="24"/>
              </w:rPr>
              <w:t>STATE</w:t>
            </w:r>
          </w:p>
        </w:tc>
        <w:tc>
          <w:tcPr>
            <w:tcW w:w="1946" w:type="dxa"/>
            <w:tcBorders>
              <w:top w:val="single" w:sz="8" w:space="0" w:color="231F20"/>
              <w:left w:val="nil"/>
              <w:bottom w:val="single" w:sz="8" w:space="0" w:color="231F20"/>
              <w:right w:val="nil"/>
            </w:tcBorders>
          </w:tcPr>
          <w:p w14:paraId="0262ED38" w14:textId="77777777" w:rsidR="00BD10B5" w:rsidRDefault="00BD10B5" w:rsidP="00311FDD">
            <w:pPr>
              <w:spacing w:before="104" w:after="0"/>
              <w:ind w:left="548"/>
              <w:rPr>
                <w:color w:val="231F20"/>
                <w:sz w:val="24"/>
                <w:szCs w:val="24"/>
              </w:rPr>
            </w:pPr>
            <w:r w:rsidRPr="55F8151B">
              <w:rPr>
                <w:color w:val="231F20"/>
                <w:sz w:val="24"/>
                <w:szCs w:val="24"/>
              </w:rPr>
              <w:t>ZIP</w:t>
            </w:r>
          </w:p>
        </w:tc>
      </w:tr>
      <w:tr w:rsidR="00BD10B5" w14:paraId="2062C880" w14:textId="77777777" w:rsidTr="00B804D3">
        <w:trPr>
          <w:trHeight w:val="390"/>
        </w:trPr>
        <w:tc>
          <w:tcPr>
            <w:tcW w:w="5408" w:type="dxa"/>
            <w:tcBorders>
              <w:top w:val="single" w:sz="8" w:space="0" w:color="231F20"/>
              <w:left w:val="nil"/>
              <w:bottom w:val="single" w:sz="8" w:space="0" w:color="231F20"/>
              <w:right w:val="single" w:sz="8" w:space="0" w:color="231F20"/>
            </w:tcBorders>
          </w:tcPr>
          <w:p w14:paraId="4C275985" w14:textId="77777777" w:rsidR="00BD10B5" w:rsidRDefault="00BD10B5" w:rsidP="00311FDD">
            <w:pPr>
              <w:spacing w:before="104" w:after="0"/>
              <w:ind w:left="47"/>
              <w:rPr>
                <w:color w:val="231F20"/>
                <w:sz w:val="24"/>
                <w:szCs w:val="24"/>
              </w:rPr>
            </w:pPr>
            <w:r w:rsidRPr="55F8151B">
              <w:rPr>
                <w:color w:val="231F20"/>
                <w:sz w:val="24"/>
                <w:szCs w:val="24"/>
              </w:rPr>
              <w:t>HOME PHONE</w:t>
            </w:r>
          </w:p>
        </w:tc>
        <w:tc>
          <w:tcPr>
            <w:tcW w:w="2026" w:type="dxa"/>
            <w:tcBorders>
              <w:top w:val="single" w:sz="8" w:space="0" w:color="231F20"/>
              <w:left w:val="single" w:sz="8" w:space="0" w:color="231F20"/>
              <w:bottom w:val="single" w:sz="8" w:space="0" w:color="231F20"/>
              <w:right w:val="nil"/>
            </w:tcBorders>
          </w:tcPr>
          <w:p w14:paraId="1CA21571" w14:textId="77777777" w:rsidR="00BD10B5" w:rsidRDefault="00BD10B5" w:rsidP="00311FDD">
            <w:pPr>
              <w:spacing w:before="104" w:after="0"/>
              <w:ind w:left="71"/>
              <w:rPr>
                <w:color w:val="231F20"/>
                <w:sz w:val="24"/>
                <w:szCs w:val="24"/>
              </w:rPr>
            </w:pPr>
            <w:r w:rsidRPr="55F8151B">
              <w:rPr>
                <w:color w:val="231F20"/>
                <w:sz w:val="24"/>
                <w:szCs w:val="24"/>
              </w:rPr>
              <w:t>DAYTIME PHONE</w:t>
            </w:r>
          </w:p>
        </w:tc>
        <w:tc>
          <w:tcPr>
            <w:tcW w:w="1444" w:type="dxa"/>
            <w:tcBorders>
              <w:top w:val="single" w:sz="8" w:space="0" w:color="231F20"/>
              <w:left w:val="nil"/>
              <w:bottom w:val="single" w:sz="8" w:space="0" w:color="231F20"/>
              <w:right w:val="nil"/>
            </w:tcBorders>
          </w:tcPr>
          <w:p w14:paraId="111D4687"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946" w:type="dxa"/>
            <w:tcBorders>
              <w:top w:val="single" w:sz="8" w:space="0" w:color="231F20"/>
              <w:left w:val="nil"/>
              <w:bottom w:val="single" w:sz="8" w:space="0" w:color="231F20"/>
              <w:right w:val="nil"/>
            </w:tcBorders>
          </w:tcPr>
          <w:p w14:paraId="2B275E8B"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r>
      <w:tr w:rsidR="00BD10B5" w14:paraId="66206567" w14:textId="77777777" w:rsidTr="00B804D3">
        <w:trPr>
          <w:trHeight w:val="390"/>
        </w:trPr>
        <w:tc>
          <w:tcPr>
            <w:tcW w:w="5408" w:type="dxa"/>
            <w:tcBorders>
              <w:top w:val="single" w:sz="8" w:space="0" w:color="231F20"/>
              <w:left w:val="nil"/>
              <w:bottom w:val="single" w:sz="8" w:space="0" w:color="231F20"/>
              <w:right w:val="nil"/>
            </w:tcBorders>
          </w:tcPr>
          <w:p w14:paraId="08B28D5A" w14:textId="77777777" w:rsidR="00BD10B5" w:rsidRDefault="00BD10B5" w:rsidP="00311FDD">
            <w:pPr>
              <w:spacing w:before="104" w:after="0"/>
              <w:ind w:left="47"/>
              <w:rPr>
                <w:color w:val="231F20"/>
                <w:sz w:val="24"/>
                <w:szCs w:val="24"/>
              </w:rPr>
            </w:pPr>
            <w:r w:rsidRPr="55F8151B">
              <w:rPr>
                <w:color w:val="231F20"/>
                <w:sz w:val="24"/>
                <w:szCs w:val="24"/>
              </w:rPr>
              <w:t>EMAIL</w:t>
            </w:r>
          </w:p>
        </w:tc>
        <w:tc>
          <w:tcPr>
            <w:tcW w:w="2026" w:type="dxa"/>
            <w:tcBorders>
              <w:top w:val="single" w:sz="8" w:space="0" w:color="231F20"/>
              <w:left w:val="nil"/>
              <w:bottom w:val="single" w:sz="8" w:space="0" w:color="231F20"/>
              <w:right w:val="nil"/>
            </w:tcBorders>
          </w:tcPr>
          <w:p w14:paraId="44E567AC"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444" w:type="dxa"/>
            <w:tcBorders>
              <w:top w:val="single" w:sz="8" w:space="0" w:color="231F20"/>
              <w:left w:val="nil"/>
              <w:bottom w:val="single" w:sz="8" w:space="0" w:color="231F20"/>
              <w:right w:val="nil"/>
            </w:tcBorders>
          </w:tcPr>
          <w:p w14:paraId="2FC7113E"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946" w:type="dxa"/>
            <w:tcBorders>
              <w:top w:val="single" w:sz="8" w:space="0" w:color="231F20"/>
              <w:left w:val="nil"/>
              <w:bottom w:val="single" w:sz="8" w:space="0" w:color="231F20"/>
              <w:right w:val="nil"/>
            </w:tcBorders>
          </w:tcPr>
          <w:p w14:paraId="02ED569D"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r>
    </w:tbl>
    <w:p w14:paraId="23510CA9" w14:textId="77777777" w:rsidR="00B804D3" w:rsidRDefault="00B804D3" w:rsidP="00B804D3">
      <w:pPr>
        <w:pStyle w:val="Title"/>
        <w:spacing w:before="240" w:after="240"/>
        <w:rPr>
          <w:rFonts w:ascii="Aptos" w:eastAsia="Aptos" w:hAnsi="Aptos" w:cs="Aptos"/>
          <w:color w:val="231F20"/>
        </w:rPr>
      </w:pPr>
      <w:r w:rsidRPr="55F8151B">
        <w:rPr>
          <w:rFonts w:ascii="Aptos" w:eastAsia="Aptos" w:hAnsi="Aptos" w:cs="Aptos"/>
          <w:color w:val="231F20"/>
          <w:sz w:val="22"/>
          <w:szCs w:val="22"/>
        </w:rPr>
        <w:t>Minors aged 14-17:</w:t>
      </w:r>
      <w:r>
        <w:rPr>
          <w:rFonts w:ascii="Aptos" w:eastAsia="Aptos" w:hAnsi="Aptos" w:cs="Aptos"/>
          <w:color w:val="231F20"/>
          <w:sz w:val="22"/>
          <w:szCs w:val="22"/>
        </w:rPr>
        <w:t xml:space="preserve"> </w:t>
      </w:r>
      <w:r w:rsidRPr="55F8151B">
        <w:rPr>
          <w:rFonts w:ascii="Aptos" w:eastAsia="Aptos" w:hAnsi="Aptos" w:cs="Aptos"/>
          <w:color w:val="231F20"/>
          <w:sz w:val="22"/>
          <w:szCs w:val="22"/>
        </w:rPr>
        <w:t xml:space="preserve">Minors are not permitted to use </w:t>
      </w:r>
      <w:r>
        <w:rPr>
          <w:rFonts w:ascii="Aptos" w:eastAsia="Aptos" w:hAnsi="Aptos" w:cs="Aptos"/>
          <w:color w:val="231F20"/>
          <w:sz w:val="22"/>
          <w:szCs w:val="22"/>
        </w:rPr>
        <w:t xml:space="preserve">Recovery Services. </w:t>
      </w:r>
    </w:p>
    <w:p w14:paraId="1EE57F9E" w14:textId="465A56A2" w:rsidR="00BD10B5" w:rsidRDefault="00BD10B5" w:rsidP="00E06835">
      <w:pPr>
        <w:spacing w:before="53" w:after="240"/>
        <w:ind w:left="90"/>
        <w:rPr>
          <w:rFonts w:ascii="Aptos" w:eastAsia="Aptos" w:hAnsi="Aptos" w:cs="Aptos"/>
          <w:b/>
          <w:bCs/>
          <w:color w:val="231F20"/>
        </w:rPr>
      </w:pPr>
      <w:r w:rsidRPr="55F8151B">
        <w:rPr>
          <w:rFonts w:ascii="Aptos" w:eastAsia="Aptos" w:hAnsi="Aptos" w:cs="Aptos"/>
          <w:b/>
          <w:bCs/>
          <w:color w:val="231F20"/>
        </w:rPr>
        <w:t xml:space="preserve">Use of </w:t>
      </w:r>
      <w:r w:rsidR="00E06835">
        <w:rPr>
          <w:rFonts w:ascii="Aptos" w:eastAsia="Aptos" w:hAnsi="Aptos" w:cs="Aptos"/>
          <w:b/>
          <w:bCs/>
          <w:color w:val="231F20"/>
        </w:rPr>
        <w:t>Recovery S</w:t>
      </w:r>
      <w:r w:rsidR="00E71A86">
        <w:rPr>
          <w:rFonts w:ascii="Aptos" w:eastAsia="Aptos" w:hAnsi="Aptos" w:cs="Aptos"/>
          <w:b/>
          <w:bCs/>
          <w:color w:val="231F20"/>
        </w:rPr>
        <w:t xml:space="preserve">ervices and products including but not limited </w:t>
      </w:r>
      <w:proofErr w:type="gramStart"/>
      <w:r w:rsidR="00E71A86">
        <w:rPr>
          <w:rFonts w:ascii="Aptos" w:eastAsia="Aptos" w:hAnsi="Aptos" w:cs="Aptos"/>
          <w:b/>
          <w:bCs/>
          <w:color w:val="231F20"/>
        </w:rPr>
        <w:t>to:</w:t>
      </w:r>
      <w:proofErr w:type="gramEnd"/>
      <w:r w:rsidR="00E71A86">
        <w:rPr>
          <w:rFonts w:ascii="Aptos" w:eastAsia="Aptos" w:hAnsi="Aptos" w:cs="Aptos"/>
          <w:b/>
          <w:bCs/>
          <w:color w:val="231F20"/>
        </w:rPr>
        <w:t xml:space="preserve"> massage beds</w:t>
      </w:r>
      <w:ins w:id="0" w:author="Stephanie Domrose" w:date="2026-01-13T15:09:00Z" w16du:dateUtc="2026-01-13T21:09:00Z">
        <w:r w:rsidR="00566ACB">
          <w:rPr>
            <w:rFonts w:ascii="Aptos" w:eastAsia="Aptos" w:hAnsi="Aptos" w:cs="Aptos"/>
            <w:b/>
            <w:bCs/>
            <w:color w:val="231F20"/>
          </w:rPr>
          <w:t xml:space="preserve"> or chairs</w:t>
        </w:r>
      </w:ins>
      <w:r w:rsidR="00E71A86">
        <w:rPr>
          <w:rFonts w:ascii="Aptos" w:eastAsia="Aptos" w:hAnsi="Aptos" w:cs="Aptos"/>
          <w:b/>
          <w:bCs/>
          <w:color w:val="231F20"/>
        </w:rPr>
        <w:t xml:space="preserve">, percussion services, </w:t>
      </w:r>
      <w:r>
        <w:rPr>
          <w:rFonts w:ascii="Aptos" w:eastAsia="Aptos" w:hAnsi="Aptos" w:cs="Aptos"/>
          <w:b/>
          <w:bCs/>
          <w:color w:val="231F20"/>
        </w:rPr>
        <w:t>red light</w:t>
      </w:r>
      <w:r w:rsidRPr="55F8151B">
        <w:rPr>
          <w:rFonts w:ascii="Aptos" w:eastAsia="Aptos" w:hAnsi="Aptos" w:cs="Aptos"/>
          <w:b/>
          <w:bCs/>
          <w:color w:val="231F20"/>
        </w:rPr>
        <w:t xml:space="preserve"> rooms</w:t>
      </w:r>
      <w:r w:rsidR="00F55BBC">
        <w:rPr>
          <w:rFonts w:ascii="Aptos" w:eastAsia="Aptos" w:hAnsi="Aptos" w:cs="Aptos"/>
          <w:b/>
          <w:bCs/>
          <w:color w:val="231F20"/>
        </w:rPr>
        <w:t xml:space="preserve"> (“RL”)</w:t>
      </w:r>
      <w:r w:rsidRPr="55F8151B">
        <w:rPr>
          <w:rFonts w:ascii="Aptos" w:eastAsia="Aptos" w:hAnsi="Aptos" w:cs="Aptos"/>
          <w:b/>
          <w:bCs/>
          <w:color w:val="231F20"/>
        </w:rPr>
        <w:t xml:space="preserve">, </w:t>
      </w:r>
      <w:r>
        <w:rPr>
          <w:rFonts w:ascii="Aptos" w:eastAsia="Aptos" w:hAnsi="Aptos" w:cs="Aptos"/>
          <w:b/>
          <w:bCs/>
          <w:color w:val="231F20"/>
        </w:rPr>
        <w:t>infrared sauna</w:t>
      </w:r>
      <w:r w:rsidRPr="55F8151B">
        <w:rPr>
          <w:rFonts w:ascii="Aptos" w:eastAsia="Aptos" w:hAnsi="Aptos" w:cs="Aptos"/>
          <w:b/>
          <w:bCs/>
          <w:color w:val="231F20"/>
        </w:rPr>
        <w:t>s</w:t>
      </w:r>
      <w:r w:rsidR="00F55BBC">
        <w:rPr>
          <w:rFonts w:ascii="Aptos" w:eastAsia="Aptos" w:hAnsi="Aptos" w:cs="Aptos"/>
          <w:b/>
          <w:bCs/>
          <w:color w:val="231F20"/>
        </w:rPr>
        <w:t xml:space="preserve"> (”IR”)</w:t>
      </w:r>
      <w:r w:rsidRPr="55F8151B">
        <w:rPr>
          <w:rFonts w:ascii="Aptos" w:eastAsia="Aptos" w:hAnsi="Aptos" w:cs="Aptos"/>
          <w:b/>
          <w:bCs/>
          <w:color w:val="231F20"/>
        </w:rPr>
        <w:t xml:space="preserve"> and/or Halo (Salt) Therapies</w:t>
      </w:r>
      <w:r w:rsidR="00F55BBC">
        <w:rPr>
          <w:rFonts w:ascii="Aptos" w:eastAsia="Aptos" w:hAnsi="Aptos" w:cs="Aptos"/>
          <w:b/>
          <w:bCs/>
          <w:color w:val="231F20"/>
        </w:rPr>
        <w:t xml:space="preserve"> (“Halo Sauna”)</w:t>
      </w:r>
      <w:r w:rsidRPr="55F8151B">
        <w:rPr>
          <w:rFonts w:ascii="Aptos" w:eastAsia="Aptos" w:hAnsi="Aptos" w:cs="Aptos"/>
          <w:b/>
          <w:bCs/>
          <w:color w:val="231F20"/>
        </w:rPr>
        <w:t xml:space="preserve"> </w:t>
      </w:r>
      <w:r w:rsidR="00F55BBC">
        <w:rPr>
          <w:rFonts w:ascii="Aptos" w:eastAsia="Aptos" w:hAnsi="Aptos" w:cs="Aptos"/>
          <w:b/>
          <w:bCs/>
          <w:color w:val="231F20"/>
        </w:rPr>
        <w:t xml:space="preserve">and any other recovery </w:t>
      </w:r>
      <w:r w:rsidR="00CC78B7">
        <w:rPr>
          <w:rFonts w:ascii="Aptos" w:eastAsia="Aptos" w:hAnsi="Aptos" w:cs="Aptos"/>
          <w:b/>
          <w:bCs/>
          <w:color w:val="231F20"/>
        </w:rPr>
        <w:t>modalities or services</w:t>
      </w:r>
      <w:r w:rsidR="00F55BBC">
        <w:rPr>
          <w:rFonts w:ascii="Aptos" w:eastAsia="Aptos" w:hAnsi="Aptos" w:cs="Aptos"/>
          <w:b/>
          <w:bCs/>
          <w:color w:val="231F20"/>
        </w:rPr>
        <w:t xml:space="preserve"> offered </w:t>
      </w:r>
      <w:r w:rsidRPr="55F8151B">
        <w:rPr>
          <w:rFonts w:ascii="Aptos" w:eastAsia="Aptos" w:hAnsi="Aptos" w:cs="Aptos"/>
          <w:b/>
          <w:bCs/>
          <w:color w:val="231F20"/>
        </w:rPr>
        <w:t>(collectively, “</w:t>
      </w:r>
      <w:r w:rsidR="00E71A86">
        <w:rPr>
          <w:rFonts w:ascii="Aptos" w:eastAsia="Aptos" w:hAnsi="Aptos" w:cs="Aptos"/>
          <w:b/>
          <w:bCs/>
          <w:color w:val="231F20"/>
        </w:rPr>
        <w:t>Recovery Services</w:t>
      </w:r>
      <w:r w:rsidRPr="55F8151B">
        <w:rPr>
          <w:rFonts w:ascii="Aptos" w:eastAsia="Aptos" w:hAnsi="Aptos" w:cs="Aptos"/>
          <w:b/>
          <w:bCs/>
          <w:color w:val="231F20"/>
        </w:rPr>
        <w:t>”) are at your own risk.</w:t>
      </w:r>
      <w:r>
        <w:rPr>
          <w:rFonts w:ascii="Aptos" w:eastAsia="Aptos" w:hAnsi="Aptos" w:cs="Aptos"/>
          <w:b/>
          <w:bCs/>
          <w:color w:val="231F20"/>
        </w:rPr>
        <w:t xml:space="preserve"> </w:t>
      </w:r>
      <w:r w:rsidRPr="55F8151B">
        <w:rPr>
          <w:rFonts w:ascii="Aptos" w:eastAsia="Aptos" w:hAnsi="Aptos" w:cs="Aptos"/>
          <w:b/>
          <w:bCs/>
          <w:color w:val="231F20"/>
        </w:rPr>
        <w:t xml:space="preserve">Your use of </w:t>
      </w:r>
      <w:r w:rsidR="00E71A86">
        <w:rPr>
          <w:rFonts w:ascii="Aptos" w:eastAsia="Aptos" w:hAnsi="Aptos" w:cs="Aptos"/>
          <w:b/>
          <w:bCs/>
          <w:color w:val="231F20"/>
        </w:rPr>
        <w:t>Recovery Services</w:t>
      </w:r>
      <w:r w:rsidR="00E71A86" w:rsidRPr="55F8151B">
        <w:rPr>
          <w:rFonts w:ascii="Aptos" w:eastAsia="Aptos" w:hAnsi="Aptos" w:cs="Aptos"/>
          <w:b/>
          <w:bCs/>
          <w:color w:val="231F20"/>
        </w:rPr>
        <w:t xml:space="preserve"> </w:t>
      </w:r>
      <w:r w:rsidR="004165C3">
        <w:rPr>
          <w:rFonts w:ascii="Aptos" w:eastAsia="Aptos" w:hAnsi="Aptos" w:cs="Aptos"/>
          <w:b/>
          <w:bCs/>
          <w:color w:val="231F20"/>
        </w:rPr>
        <w:t>is</w:t>
      </w:r>
      <w:r w:rsidRPr="55F8151B">
        <w:rPr>
          <w:rFonts w:ascii="Aptos" w:eastAsia="Aptos" w:hAnsi="Aptos" w:cs="Aptos"/>
          <w:b/>
          <w:bCs/>
          <w:color w:val="231F20"/>
        </w:rPr>
        <w:t xml:space="preserve"> not </w:t>
      </w:r>
      <w:r w:rsidR="004165C3">
        <w:rPr>
          <w:rFonts w:ascii="Aptos" w:eastAsia="Aptos" w:hAnsi="Aptos" w:cs="Aptos"/>
          <w:b/>
          <w:bCs/>
          <w:color w:val="231F20"/>
        </w:rPr>
        <w:t xml:space="preserve">supervised or </w:t>
      </w:r>
      <w:r w:rsidRPr="55F8151B">
        <w:rPr>
          <w:rFonts w:ascii="Aptos" w:eastAsia="Aptos" w:hAnsi="Aptos" w:cs="Aptos"/>
          <w:b/>
          <w:bCs/>
          <w:color w:val="231F20"/>
        </w:rPr>
        <w:t>monitored</w:t>
      </w:r>
      <w:r w:rsidR="004165C3">
        <w:rPr>
          <w:rFonts w:ascii="Aptos" w:eastAsia="Aptos" w:hAnsi="Aptos" w:cs="Aptos"/>
          <w:b/>
          <w:bCs/>
          <w:color w:val="231F20"/>
        </w:rPr>
        <w:t xml:space="preserve"> by club </w:t>
      </w:r>
      <w:proofErr w:type="gramStart"/>
      <w:r w:rsidR="004165C3">
        <w:rPr>
          <w:rFonts w:ascii="Aptos" w:eastAsia="Aptos" w:hAnsi="Aptos" w:cs="Aptos"/>
          <w:b/>
          <w:bCs/>
          <w:color w:val="231F20"/>
        </w:rPr>
        <w:t>staff</w:t>
      </w:r>
      <w:proofErr w:type="gramEnd"/>
      <w:r w:rsidRPr="55F8151B">
        <w:rPr>
          <w:rFonts w:ascii="Aptos" w:eastAsia="Aptos" w:hAnsi="Aptos" w:cs="Aptos"/>
          <w:b/>
          <w:bCs/>
          <w:color w:val="231F20"/>
        </w:rPr>
        <w:t xml:space="preserve"> and</w:t>
      </w:r>
      <w:r w:rsidR="00F55BBC">
        <w:rPr>
          <w:rFonts w:ascii="Aptos" w:eastAsia="Aptos" w:hAnsi="Aptos" w:cs="Aptos"/>
          <w:b/>
          <w:bCs/>
          <w:color w:val="231F20"/>
        </w:rPr>
        <w:t>,</w:t>
      </w:r>
      <w:r w:rsidRPr="55F8151B">
        <w:rPr>
          <w:rFonts w:ascii="Aptos" w:eastAsia="Aptos" w:hAnsi="Aptos" w:cs="Aptos"/>
          <w:b/>
          <w:bCs/>
          <w:color w:val="231F20"/>
        </w:rPr>
        <w:t xml:space="preserve"> </w:t>
      </w:r>
      <w:proofErr w:type="gramStart"/>
      <w:r w:rsidR="004165C3">
        <w:rPr>
          <w:rFonts w:ascii="Aptos" w:eastAsia="Aptos" w:hAnsi="Aptos" w:cs="Aptos"/>
          <w:b/>
          <w:bCs/>
          <w:color w:val="231F20"/>
        </w:rPr>
        <w:t>with the exception of</w:t>
      </w:r>
      <w:proofErr w:type="gramEnd"/>
      <w:r w:rsidR="004165C3">
        <w:rPr>
          <w:rFonts w:ascii="Aptos" w:eastAsia="Aptos" w:hAnsi="Aptos" w:cs="Aptos"/>
          <w:b/>
          <w:bCs/>
          <w:color w:val="231F20"/>
        </w:rPr>
        <w:t xml:space="preserve"> </w:t>
      </w:r>
      <w:r w:rsidR="0030045B">
        <w:rPr>
          <w:rFonts w:ascii="Aptos" w:eastAsia="Aptos" w:hAnsi="Aptos" w:cs="Aptos"/>
          <w:b/>
          <w:bCs/>
          <w:color w:val="231F20"/>
        </w:rPr>
        <w:t>some percussion</w:t>
      </w:r>
      <w:r w:rsidRPr="55F8151B">
        <w:rPr>
          <w:rFonts w:ascii="Aptos" w:eastAsia="Aptos" w:hAnsi="Aptos" w:cs="Aptos"/>
          <w:b/>
          <w:bCs/>
          <w:color w:val="231F20"/>
        </w:rPr>
        <w:t xml:space="preserve"> services</w:t>
      </w:r>
      <w:r w:rsidR="0030045B">
        <w:rPr>
          <w:rFonts w:ascii="Aptos" w:eastAsia="Aptos" w:hAnsi="Aptos" w:cs="Aptos"/>
          <w:b/>
          <w:bCs/>
          <w:color w:val="231F20"/>
        </w:rPr>
        <w:t>, Recovery Services</w:t>
      </w:r>
      <w:r w:rsidRPr="55F8151B">
        <w:rPr>
          <w:rFonts w:ascii="Aptos" w:eastAsia="Aptos" w:hAnsi="Aptos" w:cs="Aptos"/>
          <w:b/>
          <w:bCs/>
          <w:color w:val="231F20"/>
        </w:rPr>
        <w:t xml:space="preserve"> are not provided by </w:t>
      </w:r>
      <w:r w:rsidR="0030045B">
        <w:rPr>
          <w:rFonts w:ascii="Aptos" w:eastAsia="Aptos" w:hAnsi="Aptos" w:cs="Aptos"/>
          <w:b/>
          <w:bCs/>
          <w:color w:val="231F20"/>
        </w:rPr>
        <w:t xml:space="preserve">club </w:t>
      </w:r>
      <w:r w:rsidRPr="55F8151B">
        <w:rPr>
          <w:rFonts w:ascii="Aptos" w:eastAsia="Aptos" w:hAnsi="Aptos" w:cs="Aptos"/>
          <w:b/>
          <w:bCs/>
          <w:color w:val="231F20"/>
        </w:rPr>
        <w:t>staff.</w:t>
      </w:r>
      <w:r>
        <w:rPr>
          <w:rFonts w:ascii="Aptos" w:eastAsia="Aptos" w:hAnsi="Aptos" w:cs="Aptos"/>
          <w:b/>
          <w:bCs/>
          <w:color w:val="231F20"/>
        </w:rPr>
        <w:t xml:space="preserve"> </w:t>
      </w:r>
      <w:r w:rsidRPr="55F8151B">
        <w:rPr>
          <w:rFonts w:ascii="Aptos" w:eastAsia="Aptos" w:hAnsi="Aptos" w:cs="Aptos"/>
          <w:b/>
          <w:bCs/>
          <w:color w:val="231F20"/>
        </w:rPr>
        <w:t xml:space="preserve">The use of </w:t>
      </w:r>
      <w:r w:rsidR="00CC78B7">
        <w:rPr>
          <w:rFonts w:ascii="Aptos" w:eastAsia="Aptos" w:hAnsi="Aptos" w:cs="Aptos"/>
          <w:b/>
          <w:bCs/>
          <w:color w:val="231F20"/>
        </w:rPr>
        <w:t xml:space="preserve">recovery modalities or services, </w:t>
      </w:r>
      <w:r w:rsidR="0030045B">
        <w:rPr>
          <w:rFonts w:ascii="Aptos" w:eastAsia="Aptos" w:hAnsi="Aptos" w:cs="Aptos"/>
          <w:b/>
          <w:bCs/>
          <w:color w:val="231F20"/>
        </w:rPr>
        <w:t>percussion, massage beds</w:t>
      </w:r>
      <w:ins w:id="1" w:author="Stephanie Domrose" w:date="2026-01-13T15:09:00Z" w16du:dateUtc="2026-01-13T21:09:00Z">
        <w:r w:rsidR="00566ACB">
          <w:rPr>
            <w:rFonts w:ascii="Aptos" w:eastAsia="Aptos" w:hAnsi="Aptos" w:cs="Aptos"/>
            <w:b/>
            <w:bCs/>
            <w:color w:val="231F20"/>
          </w:rPr>
          <w:t xml:space="preserve"> or chairs</w:t>
        </w:r>
      </w:ins>
      <w:r w:rsidR="0030045B">
        <w:rPr>
          <w:rFonts w:ascii="Aptos" w:eastAsia="Aptos" w:hAnsi="Aptos" w:cs="Aptos"/>
          <w:b/>
          <w:bCs/>
          <w:color w:val="231F20"/>
        </w:rPr>
        <w:t xml:space="preserve">, </w:t>
      </w:r>
      <w:r w:rsidRPr="55F8151B">
        <w:rPr>
          <w:rFonts w:ascii="Aptos" w:eastAsia="Aptos" w:hAnsi="Aptos" w:cs="Aptos"/>
          <w:b/>
          <w:bCs/>
          <w:color w:val="231F20"/>
        </w:rPr>
        <w:t xml:space="preserve">salt, heat, </w:t>
      </w:r>
      <w:proofErr w:type="gramStart"/>
      <w:r w:rsidRPr="55F8151B">
        <w:rPr>
          <w:rFonts w:ascii="Aptos" w:eastAsia="Aptos" w:hAnsi="Aptos" w:cs="Aptos"/>
          <w:b/>
          <w:bCs/>
          <w:color w:val="231F20"/>
        </w:rPr>
        <w:t>and or</w:t>
      </w:r>
      <w:proofErr w:type="gramEnd"/>
      <w:r w:rsidRPr="55F8151B">
        <w:rPr>
          <w:rFonts w:ascii="Aptos" w:eastAsia="Aptos" w:hAnsi="Aptos" w:cs="Aptos"/>
          <w:b/>
          <w:bCs/>
          <w:color w:val="231F20"/>
        </w:rPr>
        <w:t xml:space="preserve"> infrared therapy is not intended to treat, cure or prevent any illness or condition.</w:t>
      </w:r>
      <w:r w:rsidRPr="55F8151B">
        <w:rPr>
          <w:rFonts w:ascii="Aptos" w:eastAsia="Aptos" w:hAnsi="Aptos" w:cs="Aptos"/>
        </w:rPr>
        <w:t xml:space="preserve"> P</w:t>
      </w:r>
      <w:r w:rsidRPr="55F8151B">
        <w:rPr>
          <w:rFonts w:ascii="Aptos" w:eastAsia="Aptos" w:hAnsi="Aptos" w:cs="Aptos"/>
          <w:b/>
          <w:bCs/>
          <w:color w:val="231F20"/>
        </w:rPr>
        <w:t>lease consult your health care provider prior to using these services.</w:t>
      </w:r>
    </w:p>
    <w:p w14:paraId="655D82C0" w14:textId="24467DEE" w:rsidR="00BD10B5" w:rsidRDefault="00BD10B5" w:rsidP="00BD10B5">
      <w:pPr>
        <w:tabs>
          <w:tab w:val="left" w:pos="4757"/>
        </w:tabs>
        <w:spacing w:before="105" w:after="0"/>
        <w:ind w:left="187" w:right="266"/>
        <w:rPr>
          <w:rFonts w:ascii="Aptos" w:eastAsia="Aptos" w:hAnsi="Aptos" w:cs="Aptos"/>
          <w:color w:val="231F20"/>
        </w:rPr>
      </w:pPr>
      <w:r w:rsidRPr="55F8151B">
        <w:rPr>
          <w:rFonts w:ascii="Aptos" w:eastAsia="Aptos" w:hAnsi="Aptos" w:cs="Aptos"/>
          <w:color w:val="231F20"/>
        </w:rPr>
        <w:t xml:space="preserve">As a condition of our </w:t>
      </w:r>
      <w:proofErr w:type="gramStart"/>
      <w:r w:rsidRPr="55F8151B">
        <w:rPr>
          <w:rFonts w:ascii="Aptos" w:eastAsia="Aptos" w:hAnsi="Aptos" w:cs="Aptos"/>
          <w:color w:val="231F20"/>
        </w:rPr>
        <w:t>allowing</w:t>
      </w:r>
      <w:proofErr w:type="gramEnd"/>
      <w:r w:rsidRPr="55F8151B">
        <w:rPr>
          <w:rFonts w:ascii="Aptos" w:eastAsia="Aptos" w:hAnsi="Aptos" w:cs="Aptos"/>
          <w:color w:val="231F20"/>
        </w:rPr>
        <w:t xml:space="preserve"> you to use </w:t>
      </w:r>
      <w:r w:rsidR="00CC78B7">
        <w:rPr>
          <w:rFonts w:ascii="Aptos" w:eastAsia="Aptos" w:hAnsi="Aptos" w:cs="Aptos"/>
          <w:color w:val="231F20"/>
        </w:rPr>
        <w:t>Recovery Services</w:t>
      </w:r>
      <w:r w:rsidRPr="55F8151B">
        <w:rPr>
          <w:rFonts w:ascii="Aptos" w:eastAsia="Aptos" w:hAnsi="Aptos" w:cs="Aptos"/>
          <w:color w:val="231F20"/>
        </w:rPr>
        <w:t>, you must read and agree to the following:</w:t>
      </w:r>
      <w:r>
        <w:rPr>
          <w:rFonts w:ascii="Aptos" w:eastAsia="Aptos" w:hAnsi="Aptos" w:cs="Aptos"/>
          <w:color w:val="231F20"/>
        </w:rPr>
        <w:t xml:space="preserve"> </w:t>
      </w:r>
    </w:p>
    <w:p w14:paraId="4F6DDBFC" w14:textId="77777777" w:rsidR="00BD10B5" w:rsidRDefault="00BD10B5" w:rsidP="00BD10B5">
      <w:pPr>
        <w:tabs>
          <w:tab w:val="left" w:pos="4757"/>
        </w:tabs>
        <w:spacing w:after="0"/>
        <w:ind w:left="180" w:right="266"/>
        <w:rPr>
          <w:rFonts w:ascii="Aptos" w:eastAsia="Aptos" w:hAnsi="Aptos" w:cs="Aptos"/>
          <w:i/>
          <w:iCs/>
          <w:color w:val="231F20"/>
        </w:rPr>
      </w:pPr>
      <w:r w:rsidRPr="55F8151B">
        <w:rPr>
          <w:rFonts w:ascii="Aptos" w:eastAsia="Aptos" w:hAnsi="Aptos" w:cs="Aptos"/>
          <w:i/>
          <w:iCs/>
          <w:color w:val="231F20"/>
        </w:rPr>
        <w:t xml:space="preserve"> </w:t>
      </w:r>
    </w:p>
    <w:p w14:paraId="6548E200" w14:textId="77777777" w:rsidR="006A1234" w:rsidRDefault="006A1234" w:rsidP="006A1234">
      <w:pPr>
        <w:tabs>
          <w:tab w:val="left" w:pos="4757"/>
        </w:tabs>
        <w:spacing w:before="105" w:after="0"/>
        <w:ind w:left="720" w:right="266"/>
        <w:rPr>
          <w:rFonts w:ascii="Aptos" w:eastAsia="Aptos" w:hAnsi="Aptos" w:cs="Aptos"/>
          <w:color w:val="231F20"/>
        </w:rPr>
      </w:pPr>
      <w:r w:rsidRPr="55F8151B">
        <w:rPr>
          <w:rFonts w:ascii="Aptos" w:eastAsia="Aptos" w:hAnsi="Aptos" w:cs="Aptos"/>
          <w:i/>
          <w:iCs/>
          <w:color w:val="231F20"/>
          <w:u w:val="single"/>
        </w:rPr>
        <w:t xml:space="preserve">If you have any of the following conditions you must check with your physician before using </w:t>
      </w:r>
      <w:r>
        <w:rPr>
          <w:rFonts w:ascii="Aptos" w:eastAsia="Aptos" w:hAnsi="Aptos" w:cs="Aptos"/>
          <w:i/>
          <w:iCs/>
          <w:color w:val="231F20"/>
          <w:u w:val="single"/>
        </w:rPr>
        <w:t>Recovery Services</w:t>
      </w:r>
      <w:r w:rsidRPr="55F8151B">
        <w:rPr>
          <w:rFonts w:ascii="Aptos" w:eastAsia="Aptos" w:hAnsi="Aptos" w:cs="Aptos"/>
          <w:color w:val="231F20"/>
          <w:u w:val="single"/>
        </w:rPr>
        <w:t>:</w:t>
      </w:r>
      <w:r w:rsidRPr="55F8151B">
        <w:rPr>
          <w:rFonts w:ascii="Aptos" w:eastAsia="Aptos" w:hAnsi="Aptos" w:cs="Aptos"/>
          <w:color w:val="231F20"/>
        </w:rPr>
        <w:t xml:space="preserve"> heart disease or cardiovascular condition, epilepsy, diabetes, cancer, broken bones, disc or joint conditions, infectious or contagious skin conditions or lesions, you have a pacemaker or implanted defibrillator, fever, sensitivity or insensitivity to heat, </w:t>
      </w:r>
      <w:r>
        <w:rPr>
          <w:rFonts w:ascii="Aptos" w:eastAsia="Aptos" w:hAnsi="Aptos" w:cs="Aptos"/>
          <w:color w:val="231F20"/>
        </w:rPr>
        <w:t xml:space="preserve">if you are </w:t>
      </w:r>
      <w:r w:rsidRPr="55F8151B">
        <w:rPr>
          <w:rFonts w:ascii="Aptos" w:eastAsia="Aptos" w:hAnsi="Aptos" w:cs="Aptos"/>
          <w:color w:val="231F20"/>
        </w:rPr>
        <w:t>pregnant or breastfeeding, hemophilia, you have orthopedic or other implants, in generally poor health, or if you are taking diuretics, barbiturates, anticholinergics or beta blockers.</w:t>
      </w:r>
    </w:p>
    <w:p w14:paraId="2B0B22F5" w14:textId="77777777" w:rsidR="006A1234" w:rsidRDefault="006A1234" w:rsidP="00BD10B5">
      <w:pPr>
        <w:tabs>
          <w:tab w:val="left" w:pos="4757"/>
        </w:tabs>
        <w:spacing w:after="0"/>
        <w:ind w:left="720" w:right="266"/>
        <w:rPr>
          <w:rFonts w:ascii="Aptos" w:eastAsia="Aptos" w:hAnsi="Aptos" w:cs="Aptos"/>
          <w:i/>
          <w:iCs/>
          <w:color w:val="231F20"/>
          <w:u w:val="single"/>
        </w:rPr>
      </w:pPr>
    </w:p>
    <w:p w14:paraId="47CDE513" w14:textId="2BEF2B40" w:rsidR="008059AB" w:rsidRPr="00086809" w:rsidRDefault="008059AB" w:rsidP="00BD10B5">
      <w:pPr>
        <w:tabs>
          <w:tab w:val="left" w:pos="4757"/>
        </w:tabs>
        <w:spacing w:after="0"/>
        <w:ind w:left="720" w:right="266"/>
        <w:rPr>
          <w:rFonts w:ascii="Aptos" w:eastAsia="Aptos" w:hAnsi="Aptos" w:cs="Aptos"/>
          <w:i/>
          <w:iCs/>
          <w:color w:val="231F20"/>
        </w:rPr>
      </w:pPr>
      <w:r>
        <w:rPr>
          <w:rFonts w:ascii="Aptos" w:eastAsia="Aptos" w:hAnsi="Aptos" w:cs="Aptos"/>
          <w:i/>
          <w:iCs/>
          <w:color w:val="231F20"/>
          <w:u w:val="single"/>
        </w:rPr>
        <w:t xml:space="preserve">Do not use </w:t>
      </w:r>
      <w:r w:rsidR="00524F68">
        <w:rPr>
          <w:rFonts w:ascii="Aptos" w:eastAsia="Aptos" w:hAnsi="Aptos" w:cs="Aptos"/>
          <w:i/>
          <w:iCs/>
          <w:color w:val="231F20"/>
          <w:u w:val="single"/>
        </w:rPr>
        <w:t>massage beds</w:t>
      </w:r>
      <w:ins w:id="2" w:author="Stephanie Domrose" w:date="2026-01-13T15:10:00Z" w16du:dateUtc="2026-01-13T21:10:00Z">
        <w:r w:rsidR="00566ACB">
          <w:rPr>
            <w:rFonts w:ascii="Aptos" w:eastAsia="Aptos" w:hAnsi="Aptos" w:cs="Aptos"/>
            <w:i/>
            <w:iCs/>
            <w:color w:val="231F20"/>
            <w:u w:val="single"/>
          </w:rPr>
          <w:t>/chairs</w:t>
        </w:r>
      </w:ins>
      <w:r w:rsidR="00524F68">
        <w:rPr>
          <w:rFonts w:ascii="Aptos" w:eastAsia="Aptos" w:hAnsi="Aptos" w:cs="Aptos"/>
          <w:i/>
          <w:iCs/>
          <w:color w:val="231F20"/>
          <w:u w:val="single"/>
        </w:rPr>
        <w:t xml:space="preserve"> or percussion</w:t>
      </w:r>
      <w:r w:rsidR="006A1234">
        <w:rPr>
          <w:rFonts w:ascii="Aptos" w:eastAsia="Aptos" w:hAnsi="Aptos" w:cs="Aptos"/>
          <w:i/>
          <w:iCs/>
          <w:color w:val="231F20"/>
          <w:u w:val="single"/>
        </w:rPr>
        <w:t xml:space="preserve"> services</w:t>
      </w:r>
      <w:r w:rsidR="000850FC">
        <w:rPr>
          <w:rFonts w:ascii="Aptos" w:eastAsia="Aptos" w:hAnsi="Aptos" w:cs="Aptos"/>
          <w:i/>
          <w:iCs/>
          <w:color w:val="231F20"/>
          <w:u w:val="single"/>
        </w:rPr>
        <w:t xml:space="preserve"> if you have any of the following: </w:t>
      </w:r>
      <w:r w:rsidR="006A1234">
        <w:rPr>
          <w:rFonts w:ascii="Aptos" w:eastAsia="Aptos" w:hAnsi="Aptos" w:cs="Aptos"/>
          <w:i/>
          <w:iCs/>
          <w:color w:val="231F20"/>
          <w:u w:val="single"/>
        </w:rPr>
        <w:t xml:space="preserve"> </w:t>
      </w:r>
      <w:r w:rsidR="00814E67" w:rsidRPr="00086809">
        <w:rPr>
          <w:rFonts w:ascii="Aptos" w:eastAsia="Aptos" w:hAnsi="Aptos" w:cs="Aptos"/>
          <w:color w:val="231F20"/>
        </w:rPr>
        <w:t xml:space="preserve">fever, </w:t>
      </w:r>
      <w:r w:rsidR="00086809" w:rsidRPr="00086809">
        <w:rPr>
          <w:rFonts w:ascii="Aptos" w:eastAsia="Aptos" w:hAnsi="Aptos" w:cs="Aptos"/>
          <w:color w:val="231F20"/>
        </w:rPr>
        <w:t xml:space="preserve">contagious illness, </w:t>
      </w:r>
      <w:r w:rsidR="00814E67" w:rsidRPr="00086809">
        <w:rPr>
          <w:rFonts w:ascii="Aptos" w:eastAsia="Aptos" w:hAnsi="Aptos" w:cs="Aptos"/>
          <w:color w:val="231F20"/>
        </w:rPr>
        <w:t>contagious skin conditions</w:t>
      </w:r>
      <w:r w:rsidR="003F2141" w:rsidRPr="00086809">
        <w:rPr>
          <w:rFonts w:ascii="Aptos" w:eastAsia="Aptos" w:hAnsi="Aptos" w:cs="Aptos"/>
          <w:color w:val="231F20"/>
        </w:rPr>
        <w:t xml:space="preserve">, rashes, open wounds, deep vein thrombosis (DVT), cardiovascular issues, recent surgery, fractures, high blood pressure, </w:t>
      </w:r>
      <w:r w:rsidR="00086809" w:rsidRPr="00086809">
        <w:rPr>
          <w:rFonts w:ascii="Aptos" w:eastAsia="Aptos" w:hAnsi="Aptos" w:cs="Aptos"/>
          <w:color w:val="231F20"/>
        </w:rPr>
        <w:t>osteoporosis, or high risk pregnancy.</w:t>
      </w:r>
      <w:r w:rsidR="00086809" w:rsidRPr="00086809">
        <w:rPr>
          <w:rFonts w:ascii="Aptos" w:eastAsia="Aptos" w:hAnsi="Aptos" w:cs="Aptos"/>
          <w:i/>
          <w:iCs/>
          <w:color w:val="231F20"/>
        </w:rPr>
        <w:t xml:space="preserve"> </w:t>
      </w:r>
    </w:p>
    <w:p w14:paraId="3EA48D47" w14:textId="77777777" w:rsidR="00086809" w:rsidRDefault="00086809" w:rsidP="00BD10B5">
      <w:pPr>
        <w:tabs>
          <w:tab w:val="left" w:pos="4757"/>
        </w:tabs>
        <w:spacing w:after="0"/>
        <w:ind w:left="720" w:right="266"/>
        <w:rPr>
          <w:rFonts w:ascii="Aptos" w:eastAsia="Aptos" w:hAnsi="Aptos" w:cs="Aptos"/>
          <w:i/>
          <w:iCs/>
          <w:color w:val="231F20"/>
          <w:u w:val="single"/>
        </w:rPr>
      </w:pPr>
    </w:p>
    <w:p w14:paraId="449D4364" w14:textId="2E74898E" w:rsidR="00BD10B5" w:rsidRDefault="00BD10B5" w:rsidP="00BD10B5">
      <w:pPr>
        <w:tabs>
          <w:tab w:val="left" w:pos="4757"/>
        </w:tabs>
        <w:spacing w:after="0"/>
        <w:ind w:left="720" w:right="266"/>
        <w:rPr>
          <w:rFonts w:ascii="Aptos" w:eastAsia="Aptos" w:hAnsi="Aptos" w:cs="Aptos"/>
          <w:color w:val="231F20"/>
        </w:rPr>
      </w:pPr>
      <w:r w:rsidRPr="55F8151B">
        <w:rPr>
          <w:rFonts w:ascii="Aptos" w:eastAsia="Aptos" w:hAnsi="Aptos" w:cs="Aptos"/>
          <w:i/>
          <w:iCs/>
          <w:color w:val="231F20"/>
          <w:u w:val="single"/>
        </w:rPr>
        <w:t xml:space="preserve">RL or </w:t>
      </w:r>
      <w:r>
        <w:rPr>
          <w:rFonts w:ascii="Aptos" w:eastAsia="Aptos" w:hAnsi="Aptos" w:cs="Aptos"/>
          <w:i/>
          <w:iCs/>
          <w:color w:val="231F20"/>
          <w:u w:val="single"/>
        </w:rPr>
        <w:t xml:space="preserve">infrared sauna </w:t>
      </w:r>
      <w:r w:rsidR="00CC78B7">
        <w:rPr>
          <w:rFonts w:ascii="Aptos" w:eastAsia="Aptos" w:hAnsi="Aptos" w:cs="Aptos"/>
          <w:i/>
          <w:iCs/>
          <w:color w:val="231F20"/>
          <w:u w:val="single"/>
        </w:rPr>
        <w:t>t</w:t>
      </w:r>
      <w:r w:rsidRPr="55F8151B">
        <w:rPr>
          <w:rFonts w:ascii="Aptos" w:eastAsia="Aptos" w:hAnsi="Aptos" w:cs="Aptos"/>
          <w:i/>
          <w:iCs/>
          <w:color w:val="231F20"/>
          <w:u w:val="single"/>
        </w:rPr>
        <w:t>herapy is not recommended if you have any of the following</w:t>
      </w:r>
      <w:r w:rsidRPr="55F8151B">
        <w:rPr>
          <w:rFonts w:ascii="Aptos" w:eastAsia="Aptos" w:hAnsi="Aptos" w:cs="Aptos"/>
          <w:color w:val="231F20"/>
        </w:rPr>
        <w:t xml:space="preserve">: fever, insensitivity to heat, pregnant, acute joint injury or inflammation, infection, cardiovascular conditions including but not limited to high blood pressure, individuals prone to bleeding, under the influence of alcohol, or chronic conditions associated with a reduced ability to perspire (sclerosis, central nervous system tumors and diabetes with neuropathy). </w:t>
      </w:r>
    </w:p>
    <w:p w14:paraId="602F1BEF" w14:textId="77777777" w:rsidR="00BD10B5" w:rsidRDefault="00BD10B5" w:rsidP="00BD10B5">
      <w:pPr>
        <w:tabs>
          <w:tab w:val="left" w:pos="4757"/>
        </w:tabs>
        <w:spacing w:after="0"/>
        <w:ind w:left="720" w:right="266"/>
        <w:rPr>
          <w:rFonts w:ascii="Aptos" w:eastAsia="Aptos" w:hAnsi="Aptos" w:cs="Aptos"/>
          <w:i/>
          <w:iCs/>
          <w:color w:val="231F20"/>
        </w:rPr>
      </w:pPr>
      <w:r w:rsidRPr="55F8151B">
        <w:rPr>
          <w:rFonts w:ascii="Aptos" w:eastAsia="Aptos" w:hAnsi="Aptos" w:cs="Aptos"/>
          <w:i/>
          <w:iCs/>
          <w:color w:val="231F20"/>
        </w:rPr>
        <w:lastRenderedPageBreak/>
        <w:t xml:space="preserve"> </w:t>
      </w:r>
    </w:p>
    <w:p w14:paraId="0A4F7A0B" w14:textId="77777777" w:rsidR="00BD10B5" w:rsidRDefault="00BD10B5" w:rsidP="00BD10B5">
      <w:pPr>
        <w:tabs>
          <w:tab w:val="left" w:pos="4757"/>
        </w:tabs>
        <w:spacing w:after="0"/>
        <w:ind w:left="720" w:right="266"/>
        <w:rPr>
          <w:rFonts w:ascii="Aptos" w:eastAsia="Aptos" w:hAnsi="Aptos" w:cs="Aptos"/>
          <w:color w:val="231F20"/>
        </w:rPr>
      </w:pPr>
      <w:r w:rsidRPr="55F8151B">
        <w:rPr>
          <w:rFonts w:ascii="Aptos" w:eastAsia="Aptos" w:hAnsi="Aptos" w:cs="Aptos"/>
          <w:i/>
          <w:iCs/>
          <w:color w:val="231F20"/>
          <w:u w:val="single"/>
        </w:rPr>
        <w:t>Halo (Salt) therapy is not recommended if you have any of the following</w:t>
      </w:r>
      <w:r w:rsidRPr="55F8151B">
        <w:rPr>
          <w:rFonts w:ascii="Aptos" w:eastAsia="Aptos" w:hAnsi="Aptos" w:cs="Aptos"/>
          <w:color w:val="231F20"/>
          <w:u w:val="single"/>
        </w:rPr>
        <w:t>:</w:t>
      </w:r>
      <w:r w:rsidRPr="55F8151B">
        <w:rPr>
          <w:rFonts w:ascii="Aptos" w:eastAsia="Aptos" w:hAnsi="Aptos" w:cs="Aptos"/>
          <w:color w:val="231F20"/>
        </w:rPr>
        <w:t xml:space="preserve"> tuberculosis, fever, contagious conditions, cardiovascular conditions or disorders, cancer, advanced pregnancy, or acute respiratory conditions. </w:t>
      </w:r>
    </w:p>
    <w:p w14:paraId="26099FC9" w14:textId="77777777" w:rsidR="00BD10B5" w:rsidRDefault="00BD10B5" w:rsidP="00BD10B5">
      <w:pPr>
        <w:tabs>
          <w:tab w:val="left" w:pos="4757"/>
        </w:tabs>
        <w:spacing w:after="0"/>
        <w:ind w:left="720" w:right="266"/>
        <w:rPr>
          <w:rFonts w:ascii="Aptos" w:eastAsia="Aptos" w:hAnsi="Aptos" w:cs="Aptos"/>
          <w:color w:val="231F20"/>
        </w:rPr>
      </w:pPr>
      <w:r w:rsidRPr="55F8151B">
        <w:rPr>
          <w:rFonts w:ascii="Aptos" w:eastAsia="Aptos" w:hAnsi="Aptos" w:cs="Aptos"/>
          <w:color w:val="231F20"/>
        </w:rPr>
        <w:t xml:space="preserve"> </w:t>
      </w:r>
    </w:p>
    <w:p w14:paraId="5A43A6CD" w14:textId="77777777" w:rsidR="00BD10B5" w:rsidRDefault="00BD10B5" w:rsidP="00BD10B5">
      <w:pPr>
        <w:tabs>
          <w:tab w:val="left" w:pos="4757"/>
        </w:tabs>
        <w:spacing w:after="0"/>
        <w:ind w:left="720" w:right="266"/>
        <w:rPr>
          <w:rFonts w:ascii="Aptos" w:eastAsia="Aptos" w:hAnsi="Aptos" w:cs="Aptos"/>
          <w:color w:val="231F20"/>
        </w:rPr>
      </w:pPr>
      <w:r w:rsidRPr="55F8151B">
        <w:rPr>
          <w:rFonts w:ascii="Aptos" w:eastAsia="Aptos" w:hAnsi="Aptos" w:cs="Aptos"/>
          <w:i/>
          <w:iCs/>
          <w:color w:val="231F20"/>
          <w:u w:val="single"/>
        </w:rPr>
        <w:t>Medications</w:t>
      </w:r>
      <w:r w:rsidRPr="55F8151B">
        <w:rPr>
          <w:rFonts w:ascii="Aptos" w:eastAsia="Aptos" w:hAnsi="Aptos" w:cs="Aptos"/>
          <w:color w:val="231F20"/>
        </w:rPr>
        <w:t>: Individuals using prescription or non-prescription drugs should seek the advice of their personal physician or a pharmacist before using the RL/IR/ Halo Sauna.</w:t>
      </w:r>
      <w:r>
        <w:rPr>
          <w:rFonts w:ascii="Aptos" w:eastAsia="Aptos" w:hAnsi="Aptos" w:cs="Aptos"/>
          <w:color w:val="231F20"/>
        </w:rPr>
        <w:t xml:space="preserve"> </w:t>
      </w:r>
      <w:r w:rsidRPr="55F8151B">
        <w:rPr>
          <w:rFonts w:ascii="Aptos" w:eastAsia="Aptos" w:hAnsi="Aptos" w:cs="Aptos"/>
          <w:color w:val="231F20"/>
        </w:rPr>
        <w:t>Diuretics, barbiturates and beta-blockers may impair the body's natural heat loss mechanisms.</w:t>
      </w:r>
      <w:r>
        <w:rPr>
          <w:rFonts w:ascii="Aptos" w:eastAsia="Aptos" w:hAnsi="Aptos" w:cs="Aptos"/>
          <w:color w:val="231F20"/>
        </w:rPr>
        <w:t xml:space="preserve"> </w:t>
      </w:r>
      <w:r w:rsidRPr="55F8151B">
        <w:rPr>
          <w:rFonts w:ascii="Aptos" w:eastAsia="Aptos" w:hAnsi="Aptos" w:cs="Aptos"/>
          <w:color w:val="231F20"/>
        </w:rPr>
        <w:t>Some over the counter drugs such as antihistamines may also cause the body to be more prone to heat stroke or other conditions.</w:t>
      </w:r>
    </w:p>
    <w:p w14:paraId="208E3D56" w14:textId="2120DFEB" w:rsidR="00BD10B5" w:rsidRDefault="003D2C14" w:rsidP="00BD10B5">
      <w:pPr>
        <w:tabs>
          <w:tab w:val="left" w:pos="4757"/>
        </w:tabs>
        <w:spacing w:before="105" w:after="0"/>
        <w:ind w:left="187" w:right="266"/>
        <w:rPr>
          <w:rFonts w:ascii="Aptos" w:eastAsia="Aptos" w:hAnsi="Aptos" w:cs="Aptos"/>
          <w:b/>
          <w:bCs/>
          <w:i/>
          <w:iCs/>
          <w:color w:val="231F20"/>
        </w:rPr>
      </w:pPr>
      <w:r>
        <w:rPr>
          <w:rFonts w:ascii="Aptos" w:eastAsia="Aptos" w:hAnsi="Aptos" w:cs="Aptos"/>
          <w:b/>
          <w:bCs/>
          <w:i/>
          <w:iCs/>
          <w:color w:val="231F20"/>
        </w:rPr>
        <w:t>[</w:t>
      </w:r>
      <w:r w:rsidRPr="006A1234">
        <w:rPr>
          <w:rFonts w:ascii="Aptos" w:eastAsia="Aptos" w:hAnsi="Aptos" w:cs="Aptos"/>
          <w:b/>
          <w:bCs/>
          <w:i/>
          <w:iCs/>
          <w:color w:val="231F20"/>
          <w:highlight w:val="yellow"/>
        </w:rPr>
        <w:t>Initials</w:t>
      </w:r>
      <w:r>
        <w:rPr>
          <w:rFonts w:ascii="Aptos" w:eastAsia="Aptos" w:hAnsi="Aptos" w:cs="Aptos"/>
          <w:b/>
          <w:bCs/>
          <w:i/>
          <w:iCs/>
          <w:color w:val="231F20"/>
        </w:rPr>
        <w:t xml:space="preserve">] </w:t>
      </w:r>
      <w:r w:rsidR="00BD10B5" w:rsidRPr="55F8151B">
        <w:rPr>
          <w:rFonts w:ascii="Aptos" w:eastAsia="Aptos" w:hAnsi="Aptos" w:cs="Aptos"/>
          <w:b/>
          <w:bCs/>
          <w:i/>
          <w:iCs/>
          <w:color w:val="231F20"/>
        </w:rPr>
        <w:t xml:space="preserve">I understand that exposure to heat can lead to dehydration, elevated body temperature, lightheadedness, heat stroke and/or death. </w:t>
      </w:r>
    </w:p>
    <w:p w14:paraId="0BD3BDEC" w14:textId="790E5059" w:rsidR="00BD10B5" w:rsidRDefault="003D2C14" w:rsidP="00BD10B5">
      <w:pPr>
        <w:tabs>
          <w:tab w:val="left" w:pos="4757"/>
        </w:tabs>
        <w:spacing w:before="105" w:after="0"/>
        <w:ind w:left="187" w:right="266"/>
        <w:rPr>
          <w:rFonts w:ascii="Aptos" w:eastAsia="Aptos" w:hAnsi="Aptos" w:cs="Aptos"/>
          <w:b/>
          <w:bCs/>
          <w:i/>
          <w:iCs/>
          <w:color w:val="231F20"/>
        </w:rPr>
      </w:pPr>
      <w:r>
        <w:rPr>
          <w:rFonts w:ascii="Aptos" w:eastAsia="Aptos" w:hAnsi="Aptos" w:cs="Aptos"/>
          <w:b/>
          <w:bCs/>
          <w:i/>
          <w:iCs/>
          <w:color w:val="231F20"/>
        </w:rPr>
        <w:t>[</w:t>
      </w:r>
      <w:r w:rsidRPr="006A1234">
        <w:rPr>
          <w:rFonts w:ascii="Aptos" w:eastAsia="Aptos" w:hAnsi="Aptos" w:cs="Aptos"/>
          <w:b/>
          <w:bCs/>
          <w:i/>
          <w:iCs/>
          <w:color w:val="231F20"/>
          <w:highlight w:val="yellow"/>
        </w:rPr>
        <w:t>Initials</w:t>
      </w:r>
      <w:r>
        <w:rPr>
          <w:rFonts w:ascii="Aptos" w:eastAsia="Aptos" w:hAnsi="Aptos" w:cs="Aptos"/>
          <w:b/>
          <w:bCs/>
          <w:i/>
          <w:iCs/>
          <w:color w:val="231F20"/>
        </w:rPr>
        <w:t xml:space="preserve">] </w:t>
      </w:r>
      <w:r w:rsidR="00BD10B5" w:rsidRPr="55F8151B">
        <w:rPr>
          <w:rFonts w:ascii="Aptos" w:eastAsia="Aptos" w:hAnsi="Aptos" w:cs="Aptos"/>
          <w:b/>
          <w:bCs/>
          <w:i/>
          <w:iCs/>
          <w:color w:val="231F20"/>
        </w:rPr>
        <w:t>I understand that exposure to salt can lead to dry or itchy throat, nasal drip, increased coughing, dry or irritated skin, and/or skin sensitivity.</w:t>
      </w:r>
    </w:p>
    <w:p w14:paraId="5529CA9E" w14:textId="352D60C4" w:rsidR="00BD10B5" w:rsidRDefault="003D2C14" w:rsidP="00BD10B5">
      <w:pPr>
        <w:tabs>
          <w:tab w:val="left" w:pos="4757"/>
        </w:tabs>
        <w:spacing w:before="105" w:after="0"/>
        <w:ind w:left="187" w:right="266"/>
        <w:rPr>
          <w:rFonts w:ascii="Aptos" w:eastAsia="Aptos" w:hAnsi="Aptos" w:cs="Aptos"/>
          <w:b/>
          <w:bCs/>
          <w:i/>
          <w:iCs/>
          <w:color w:val="231F20"/>
        </w:rPr>
      </w:pPr>
      <w:r>
        <w:rPr>
          <w:rFonts w:ascii="Aptos" w:eastAsia="Aptos" w:hAnsi="Aptos" w:cs="Aptos"/>
          <w:b/>
          <w:bCs/>
          <w:i/>
          <w:iCs/>
          <w:color w:val="231F20"/>
        </w:rPr>
        <w:t>[</w:t>
      </w:r>
      <w:r w:rsidRPr="006A1234">
        <w:rPr>
          <w:rFonts w:ascii="Aptos" w:eastAsia="Aptos" w:hAnsi="Aptos" w:cs="Aptos"/>
          <w:b/>
          <w:bCs/>
          <w:i/>
          <w:iCs/>
          <w:color w:val="231F20"/>
          <w:highlight w:val="yellow"/>
        </w:rPr>
        <w:t>Initials</w:t>
      </w:r>
      <w:r>
        <w:rPr>
          <w:rFonts w:ascii="Aptos" w:eastAsia="Aptos" w:hAnsi="Aptos" w:cs="Aptos"/>
          <w:b/>
          <w:bCs/>
          <w:i/>
          <w:iCs/>
          <w:color w:val="231F20"/>
        </w:rPr>
        <w:t xml:space="preserve">] </w:t>
      </w:r>
      <w:r w:rsidR="00BD10B5" w:rsidRPr="55F8151B">
        <w:rPr>
          <w:rFonts w:ascii="Aptos" w:eastAsia="Aptos" w:hAnsi="Aptos" w:cs="Aptos"/>
          <w:b/>
          <w:bCs/>
          <w:i/>
          <w:iCs/>
          <w:color w:val="231F20"/>
        </w:rPr>
        <w:t xml:space="preserve">I understand the risk associated with use of </w:t>
      </w:r>
      <w:r>
        <w:rPr>
          <w:rFonts w:ascii="Aptos" w:eastAsia="Aptos" w:hAnsi="Aptos" w:cs="Aptos"/>
          <w:b/>
          <w:bCs/>
          <w:i/>
          <w:iCs/>
          <w:color w:val="231F20"/>
        </w:rPr>
        <w:t>Recovery Services</w:t>
      </w:r>
      <w:r w:rsidR="00BD10B5" w:rsidRPr="55F8151B">
        <w:rPr>
          <w:rFonts w:ascii="Aptos" w:eastAsia="Aptos" w:hAnsi="Aptos" w:cs="Aptos"/>
          <w:b/>
          <w:bCs/>
          <w:i/>
          <w:iCs/>
          <w:color w:val="231F20"/>
        </w:rPr>
        <w:t xml:space="preserve"> without supervision and I will not use these services without club staff on the premises. </w:t>
      </w:r>
    </w:p>
    <w:p w14:paraId="3F4EFEF8" w14:textId="2AEC788E" w:rsidR="00BD10B5" w:rsidRDefault="00BD10B5" w:rsidP="00BD10B5">
      <w:pPr>
        <w:tabs>
          <w:tab w:val="left" w:pos="4757"/>
        </w:tabs>
        <w:spacing w:before="105" w:after="0"/>
        <w:ind w:left="187" w:right="266"/>
        <w:rPr>
          <w:rFonts w:ascii="Aptos" w:eastAsia="Aptos" w:hAnsi="Aptos" w:cs="Aptos"/>
          <w:color w:val="231F20"/>
        </w:rPr>
      </w:pPr>
      <w:r w:rsidRPr="55F8151B">
        <w:rPr>
          <w:rFonts w:ascii="Aptos" w:eastAsia="Aptos" w:hAnsi="Aptos" w:cs="Aptos"/>
          <w:color w:val="231F20"/>
        </w:rPr>
        <w:t>Anytime Fitness® is a trademark of Anytime Fitness Franchisor, LLC and Anytime Fitness Franchisor, LLC has licensed the Anytime Fitness trademark for use by the club.</w:t>
      </w:r>
      <w:r>
        <w:rPr>
          <w:rFonts w:ascii="Aptos" w:eastAsia="Aptos" w:hAnsi="Aptos" w:cs="Aptos"/>
          <w:color w:val="231F20"/>
        </w:rPr>
        <w:t xml:space="preserve"> </w:t>
      </w:r>
      <w:r w:rsidRPr="55F8151B">
        <w:rPr>
          <w:rFonts w:ascii="Aptos" w:eastAsia="Aptos" w:hAnsi="Aptos" w:cs="Aptos"/>
          <w:color w:val="231F20"/>
        </w:rPr>
        <w:t>This club is independently owned and operated by</w:t>
      </w:r>
      <w:r>
        <w:rPr>
          <w:rFonts w:ascii="Aptos" w:eastAsia="Aptos" w:hAnsi="Aptos" w:cs="Aptos"/>
          <w:color w:val="231F20"/>
        </w:rPr>
        <w:t xml:space="preserve"> </w:t>
      </w:r>
      <w:r w:rsidRPr="55F8151B">
        <w:rPr>
          <w:rFonts w:ascii="Aptos" w:eastAsia="Aptos" w:hAnsi="Aptos" w:cs="Aptos"/>
          <w:color w:val="231F20"/>
        </w:rPr>
        <w:t>[</w:t>
      </w:r>
      <w:r w:rsidRPr="55F8151B">
        <w:rPr>
          <w:rFonts w:ascii="Aptos" w:eastAsia="Aptos" w:hAnsi="Aptos" w:cs="Aptos"/>
          <w:color w:val="231F20"/>
          <w:highlight w:val="yellow"/>
        </w:rPr>
        <w:t>INSERT OWNER FRNCHISEE ENTITY NAME HERE]</w:t>
      </w:r>
      <w:r w:rsidRPr="55F8151B">
        <w:rPr>
          <w:rFonts w:ascii="Aptos" w:eastAsia="Aptos" w:hAnsi="Aptos" w:cs="Aptos"/>
          <w:color w:val="231F20"/>
        </w:rPr>
        <w:t>. I, for myself on behalf of my heirs, assigns, personal representatives and next of kin, hereby release and agree to indemnify and hold harmless Anytime Fitness Franchisor, LLC, its owners, officers, directors and affiliates, and [</w:t>
      </w:r>
      <w:r w:rsidRPr="55F8151B">
        <w:rPr>
          <w:rFonts w:ascii="Aptos" w:eastAsia="Aptos" w:hAnsi="Aptos" w:cs="Aptos"/>
          <w:color w:val="231F20"/>
          <w:highlight w:val="yellow"/>
        </w:rPr>
        <w:t>INSERT OWNER FRNCHISEE ENTITY NAME HERE]</w:t>
      </w:r>
      <w:r w:rsidRPr="55F8151B">
        <w:rPr>
          <w:rFonts w:ascii="Aptos" w:eastAsia="Aptos" w:hAnsi="Aptos" w:cs="Aptos"/>
          <w:color w:val="231F20"/>
        </w:rPr>
        <w:t xml:space="preserve"> its owners, officers, agents, employees, and contractors, from any and all claims, losses and/or damages</w:t>
      </w:r>
      <w:r>
        <w:rPr>
          <w:rFonts w:ascii="Aptos" w:eastAsia="Aptos" w:hAnsi="Aptos" w:cs="Aptos"/>
          <w:color w:val="231F20"/>
        </w:rPr>
        <w:t xml:space="preserve"> </w:t>
      </w:r>
      <w:r w:rsidRPr="55F8151B">
        <w:rPr>
          <w:rFonts w:ascii="Aptos" w:eastAsia="Aptos" w:hAnsi="Aptos" w:cs="Aptos"/>
          <w:color w:val="231F20"/>
        </w:rPr>
        <w:t>that may arise out of or in connection of my use of RL/IR/ Halo Sauna, my use of</w:t>
      </w:r>
      <w:r>
        <w:rPr>
          <w:rFonts w:ascii="Aptos" w:eastAsia="Aptos" w:hAnsi="Aptos" w:cs="Aptos"/>
          <w:color w:val="231F20"/>
        </w:rPr>
        <w:t xml:space="preserve"> </w:t>
      </w:r>
      <w:r w:rsidRPr="55F8151B">
        <w:rPr>
          <w:rFonts w:ascii="Aptos" w:eastAsia="Aptos" w:hAnsi="Aptos" w:cs="Aptos"/>
          <w:color w:val="231F20"/>
        </w:rPr>
        <w:t>the club’s facilities, my engaging in club activities on or off the premises, or otherwise related to my club membership. I expressly agree that this release is intended to be a broad and inclusive as permitted by the laws of the state in which this club is located and that if a portion of the release is held invalid, all remaining provisions will remain valid and in full effect. I understand</w:t>
      </w:r>
      <w:r w:rsidRPr="55F8151B">
        <w:rPr>
          <w:rFonts w:ascii="Aptos" w:eastAsia="Aptos" w:hAnsi="Aptos" w:cs="Aptos"/>
        </w:rPr>
        <w:t xml:space="preserve"> that </w:t>
      </w:r>
      <w:r w:rsidRPr="55F8151B">
        <w:rPr>
          <w:rFonts w:ascii="Aptos" w:eastAsia="Aptos" w:hAnsi="Aptos" w:cs="Aptos"/>
          <w:color w:val="231F20"/>
        </w:rPr>
        <w:t>[</w:t>
      </w:r>
      <w:r w:rsidRPr="55F8151B">
        <w:rPr>
          <w:rFonts w:ascii="Aptos" w:eastAsia="Aptos" w:hAnsi="Aptos" w:cs="Aptos"/>
          <w:color w:val="231F20"/>
          <w:highlight w:val="yellow"/>
        </w:rPr>
        <w:t>INSERT OWNER FRNCHISEE ENTITY NAME HERE</w:t>
      </w:r>
      <w:r w:rsidRPr="55F8151B">
        <w:rPr>
          <w:rFonts w:ascii="Aptos" w:eastAsia="Aptos" w:hAnsi="Aptos" w:cs="Aptos"/>
          <w:color w:val="231F20"/>
        </w:rPr>
        <w:t>, dba Anytime Fitness, is relying on this release in agreeing to allow me to use RL/IR/ Halo Sauna, use the club equipment and facilities and engage in club activities.</w:t>
      </w:r>
      <w:r>
        <w:rPr>
          <w:rFonts w:ascii="Aptos" w:eastAsia="Aptos" w:hAnsi="Aptos" w:cs="Aptos"/>
          <w:color w:val="231F20"/>
        </w:rPr>
        <w:t xml:space="preserve"> </w:t>
      </w:r>
      <w:r w:rsidRPr="55F8151B">
        <w:rPr>
          <w:rFonts w:ascii="Aptos" w:eastAsia="Aptos" w:hAnsi="Aptos" w:cs="Aptos"/>
          <w:color w:val="231F20"/>
        </w:rPr>
        <w:t>I agree that this release shall be legally binding.</w:t>
      </w:r>
    </w:p>
    <w:p w14:paraId="54983554" w14:textId="77777777" w:rsidR="00BD10B5" w:rsidRDefault="00BD10B5" w:rsidP="00BD10B5">
      <w:pPr>
        <w:spacing w:after="0"/>
        <w:ind w:left="188" w:right="266"/>
        <w:rPr>
          <w:rFonts w:ascii="Aptos" w:eastAsia="Aptos" w:hAnsi="Aptos" w:cs="Aptos"/>
          <w:color w:val="231F20"/>
        </w:rPr>
      </w:pPr>
      <w:r w:rsidRPr="55F8151B">
        <w:rPr>
          <w:rFonts w:ascii="Aptos" w:eastAsia="Aptos" w:hAnsi="Aptos" w:cs="Aptos"/>
          <w:color w:val="231F20"/>
        </w:rPr>
        <w:t xml:space="preserve"> </w:t>
      </w:r>
    </w:p>
    <w:p w14:paraId="6E42AB0F" w14:textId="77777777" w:rsidR="00BD10B5" w:rsidRDefault="00BD10B5" w:rsidP="00BD10B5">
      <w:pPr>
        <w:spacing w:after="0"/>
        <w:ind w:left="188" w:right="266"/>
        <w:rPr>
          <w:rFonts w:ascii="Aptos" w:eastAsia="Aptos" w:hAnsi="Aptos" w:cs="Aptos"/>
          <w:color w:val="231F20"/>
        </w:rPr>
      </w:pPr>
      <w:r w:rsidRPr="55F8151B">
        <w:rPr>
          <w:rFonts w:ascii="Aptos" w:eastAsia="Aptos" w:hAnsi="Aptos" w:cs="Aptos"/>
          <w:color w:val="231F20"/>
        </w:rPr>
        <w:t>I have read this release and understand the contents.</w:t>
      </w:r>
      <w:r>
        <w:rPr>
          <w:rFonts w:ascii="Aptos" w:eastAsia="Aptos" w:hAnsi="Aptos" w:cs="Aptos"/>
          <w:color w:val="231F20"/>
        </w:rPr>
        <w:t xml:space="preserve"> </w:t>
      </w:r>
      <w:r w:rsidRPr="55F8151B">
        <w:rPr>
          <w:rFonts w:ascii="Aptos" w:eastAsia="Aptos" w:hAnsi="Aptos" w:cs="Aptos"/>
          <w:color w:val="231F20"/>
        </w:rPr>
        <w:t>I knowingly and voluntarily sign this release. I have read and understand the warning statements above and agree to abide by all posted signage, instruction and warnings.</w:t>
      </w:r>
    </w:p>
    <w:p w14:paraId="464CCB92" w14:textId="77777777" w:rsidR="002241C1" w:rsidRDefault="002241C1" w:rsidP="00BD10B5">
      <w:pPr>
        <w:spacing w:after="0"/>
        <w:ind w:left="188" w:right="266"/>
        <w:rPr>
          <w:rFonts w:ascii="Aptos" w:eastAsia="Aptos" w:hAnsi="Aptos" w:cs="Aptos"/>
          <w:color w:val="231F20"/>
        </w:rPr>
      </w:pPr>
    </w:p>
    <w:p w14:paraId="755F17C1" w14:textId="5C1F48F6" w:rsidR="002241C1" w:rsidRPr="002241C1" w:rsidRDefault="002241C1" w:rsidP="00BD10B5">
      <w:pPr>
        <w:spacing w:after="0"/>
        <w:ind w:left="188" w:right="266"/>
        <w:rPr>
          <w:rFonts w:eastAsia="Aptos" w:cs="Aptos"/>
          <w:b/>
          <w:bCs/>
          <w:i/>
          <w:iCs/>
          <w:color w:val="231F20"/>
        </w:rPr>
      </w:pPr>
      <w:r w:rsidRPr="002241C1">
        <w:rPr>
          <w:rFonts w:cs="Helvetica"/>
          <w:b/>
          <w:bCs/>
          <w:i/>
          <w:iCs/>
          <w:kern w:val="0"/>
        </w:rPr>
        <w:t>I understand that this equipment may present certain accessibility limitations and potential risks, particularly for individuals with mobility challenges or other disabilities.</w:t>
      </w:r>
    </w:p>
    <w:p w14:paraId="0FEC3D83" w14:textId="0F3A577A" w:rsidR="00BD10B5" w:rsidRDefault="00BD10B5" w:rsidP="00B804D3">
      <w:pPr>
        <w:spacing w:before="240" w:after="240"/>
        <w:rPr>
          <w:rFonts w:ascii="Aptos" w:eastAsia="Aptos" w:hAnsi="Aptos" w:cs="Aptos"/>
        </w:rPr>
      </w:pPr>
      <w:r w:rsidRPr="55F8151B">
        <w:rPr>
          <w:rFonts w:ascii="Aptos" w:eastAsia="Aptos" w:hAnsi="Aptos" w:cs="Aptos"/>
        </w:rPr>
        <w:t xml:space="preserve">  </w:t>
      </w:r>
    </w:p>
    <w:p w14:paraId="1106C28B" w14:textId="77777777" w:rsidR="00B804D3" w:rsidRDefault="00BD10B5" w:rsidP="00BD10B5">
      <w:pPr>
        <w:tabs>
          <w:tab w:val="left" w:pos="5259"/>
          <w:tab w:val="left" w:pos="9260"/>
          <w:tab w:val="left" w:pos="11017"/>
        </w:tabs>
        <w:spacing w:before="240" w:after="240"/>
        <w:ind w:left="187"/>
        <w:rPr>
          <w:rFonts w:ascii="Aptos" w:eastAsia="Aptos" w:hAnsi="Aptos" w:cs="Aptos"/>
          <w:color w:val="231F20"/>
          <w:u w:val="single"/>
        </w:rPr>
      </w:pPr>
      <w:r w:rsidRPr="55F8151B">
        <w:rPr>
          <w:rFonts w:ascii="Aptos" w:eastAsia="Aptos" w:hAnsi="Aptos" w:cs="Aptos"/>
          <w:color w:val="231F20"/>
        </w:rPr>
        <w:t>Member’s Name</w:t>
      </w:r>
      <w:r>
        <w:rPr>
          <w:rFonts w:ascii="Aptos" w:eastAsia="Aptos" w:hAnsi="Aptos" w:cs="Aptos"/>
          <w:color w:val="231F20"/>
        </w:rPr>
        <w:t xml:space="preserve"> </w:t>
      </w:r>
      <w:r>
        <w:rPr>
          <w:rFonts w:ascii="Aptos" w:eastAsia="Aptos" w:hAnsi="Aptos" w:cs="Aptos"/>
          <w:color w:val="231F20"/>
          <w:u w:val="single"/>
        </w:rPr>
        <w:t xml:space="preserve">                   </w:t>
      </w:r>
      <w:r w:rsidR="00B804D3">
        <w:rPr>
          <w:rFonts w:ascii="Aptos" w:eastAsia="Aptos" w:hAnsi="Aptos" w:cs="Aptos"/>
          <w:color w:val="231F20"/>
          <w:u w:val="single"/>
        </w:rPr>
        <w:tab/>
      </w:r>
    </w:p>
    <w:p w14:paraId="75007958" w14:textId="28B709FC" w:rsidR="00BD10B5" w:rsidRDefault="00BD10B5" w:rsidP="00BD10B5">
      <w:pPr>
        <w:tabs>
          <w:tab w:val="left" w:pos="5259"/>
          <w:tab w:val="left" w:pos="9260"/>
          <w:tab w:val="left" w:pos="11017"/>
        </w:tabs>
        <w:spacing w:before="240" w:after="240"/>
        <w:ind w:left="187"/>
        <w:rPr>
          <w:rFonts w:ascii="Aptos" w:eastAsia="Aptos" w:hAnsi="Aptos" w:cs="Aptos"/>
          <w:color w:val="231F20"/>
        </w:rPr>
      </w:pPr>
      <w:r w:rsidRPr="55F8151B">
        <w:rPr>
          <w:rFonts w:ascii="Aptos" w:eastAsia="Aptos" w:hAnsi="Aptos" w:cs="Aptos"/>
          <w:color w:val="231F20"/>
        </w:rPr>
        <w:t xml:space="preserve">Signature </w:t>
      </w:r>
      <w:r>
        <w:tab/>
      </w:r>
      <w:r w:rsidRPr="55F8151B">
        <w:rPr>
          <w:rFonts w:ascii="Aptos" w:eastAsia="Aptos" w:hAnsi="Aptos" w:cs="Aptos"/>
          <w:color w:val="231F20"/>
        </w:rPr>
        <w:t xml:space="preserve"> Date </w:t>
      </w:r>
      <w:r>
        <w:tab/>
      </w:r>
    </w:p>
    <w:p w14:paraId="2E3C0BFF" w14:textId="77777777" w:rsidR="00BD10B5" w:rsidRDefault="00BD10B5" w:rsidP="00BD10B5">
      <w:pPr>
        <w:spacing w:before="206" w:after="240"/>
        <w:rPr>
          <w:rFonts w:ascii="Aptos" w:eastAsia="Aptos" w:hAnsi="Aptos" w:cs="Aptos"/>
        </w:rPr>
      </w:pPr>
      <w:r w:rsidRPr="55F8151B">
        <w:rPr>
          <w:rFonts w:ascii="Aptos" w:eastAsia="Aptos" w:hAnsi="Aptos" w:cs="Aptos"/>
        </w:rPr>
        <w:t xml:space="preserve"> </w:t>
      </w:r>
    </w:p>
    <w:p w14:paraId="7D645310" w14:textId="77777777" w:rsidR="00AE3BD6" w:rsidRDefault="00AE3BD6"/>
    <w:sectPr w:rsidR="00AE3BD6" w:rsidSect="00BD10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F37 Moon">
    <w:altName w:val="Cambria"/>
    <w:charset w:val="00"/>
    <w:family w:val="roman"/>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542A8"/>
    <w:multiLevelType w:val="hybridMultilevel"/>
    <w:tmpl w:val="EB48F178"/>
    <w:lvl w:ilvl="0" w:tplc="20CC94C6">
      <w:numFmt w:val="bullet"/>
      <w:lvlText w:val=""/>
      <w:lvlJc w:val="left"/>
      <w:pPr>
        <w:ind w:left="720" w:hanging="360"/>
      </w:pPr>
      <w:rPr>
        <w:rFonts w:ascii="Symbol" w:eastAsia="F37 Moon" w:hAnsi="Symbol" w:cs="F37 Moo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1614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anie Domrose">
    <w15:presenceInfo w15:providerId="AD" w15:userId="S::stephanie.domrose@purposebrands.com::dd423aca-5996-4c33-92a8-e399f45db5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0B5"/>
    <w:rsid w:val="000850FC"/>
    <w:rsid w:val="00086809"/>
    <w:rsid w:val="001F5478"/>
    <w:rsid w:val="002241C1"/>
    <w:rsid w:val="00233822"/>
    <w:rsid w:val="0030045B"/>
    <w:rsid w:val="00334F6A"/>
    <w:rsid w:val="003D2C14"/>
    <w:rsid w:val="003F2141"/>
    <w:rsid w:val="004165C3"/>
    <w:rsid w:val="005072A8"/>
    <w:rsid w:val="00524F68"/>
    <w:rsid w:val="00566ACB"/>
    <w:rsid w:val="005D3FDB"/>
    <w:rsid w:val="006A1234"/>
    <w:rsid w:val="006C6ACA"/>
    <w:rsid w:val="008059AB"/>
    <w:rsid w:val="00814E67"/>
    <w:rsid w:val="00897559"/>
    <w:rsid w:val="00A558CA"/>
    <w:rsid w:val="00AE3BD6"/>
    <w:rsid w:val="00B804D3"/>
    <w:rsid w:val="00BB7A48"/>
    <w:rsid w:val="00BD10B5"/>
    <w:rsid w:val="00C23B82"/>
    <w:rsid w:val="00CC78B7"/>
    <w:rsid w:val="00E06835"/>
    <w:rsid w:val="00E71A86"/>
    <w:rsid w:val="00F55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C2B90"/>
  <w15:chartTrackingRefBased/>
  <w15:docId w15:val="{D8E578B2-3CF2-C54C-A566-2A7A2CB9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0B5"/>
    <w:pPr>
      <w:spacing w:line="259" w:lineRule="auto"/>
    </w:pPr>
    <w:rPr>
      <w:sz w:val="22"/>
      <w:szCs w:val="22"/>
    </w:rPr>
  </w:style>
  <w:style w:type="paragraph" w:styleId="Heading1">
    <w:name w:val="heading 1"/>
    <w:basedOn w:val="Normal"/>
    <w:next w:val="Normal"/>
    <w:link w:val="Heading1Char"/>
    <w:uiPriority w:val="9"/>
    <w:qFormat/>
    <w:rsid w:val="00BD10B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0B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0B5"/>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0B5"/>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BD10B5"/>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BD10B5"/>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BD10B5"/>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D10B5"/>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BD10B5"/>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0B5"/>
    <w:rPr>
      <w:rFonts w:eastAsiaTheme="majorEastAsia" w:cstheme="majorBidi"/>
      <w:color w:val="272727" w:themeColor="text1" w:themeTint="D8"/>
    </w:rPr>
  </w:style>
  <w:style w:type="paragraph" w:styleId="Title">
    <w:name w:val="Title"/>
    <w:basedOn w:val="Normal"/>
    <w:next w:val="Normal"/>
    <w:link w:val="TitleChar"/>
    <w:uiPriority w:val="10"/>
    <w:qFormat/>
    <w:rsid w:val="00BD1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0B5"/>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0B5"/>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BD10B5"/>
    <w:rPr>
      <w:i/>
      <w:iCs/>
      <w:color w:val="404040" w:themeColor="text1" w:themeTint="BF"/>
    </w:rPr>
  </w:style>
  <w:style w:type="paragraph" w:styleId="ListParagraph">
    <w:name w:val="List Paragraph"/>
    <w:basedOn w:val="Normal"/>
    <w:uiPriority w:val="34"/>
    <w:qFormat/>
    <w:rsid w:val="00BD10B5"/>
    <w:pPr>
      <w:spacing w:line="278" w:lineRule="auto"/>
      <w:ind w:left="720"/>
      <w:contextualSpacing/>
    </w:pPr>
    <w:rPr>
      <w:sz w:val="24"/>
      <w:szCs w:val="24"/>
    </w:rPr>
  </w:style>
  <w:style w:type="character" w:styleId="IntenseEmphasis">
    <w:name w:val="Intense Emphasis"/>
    <w:basedOn w:val="DefaultParagraphFont"/>
    <w:uiPriority w:val="21"/>
    <w:qFormat/>
    <w:rsid w:val="00BD10B5"/>
    <w:rPr>
      <w:i/>
      <w:iCs/>
      <w:color w:val="0F4761" w:themeColor="accent1" w:themeShade="BF"/>
    </w:rPr>
  </w:style>
  <w:style w:type="paragraph" w:styleId="IntenseQuote">
    <w:name w:val="Intense Quote"/>
    <w:basedOn w:val="Normal"/>
    <w:next w:val="Normal"/>
    <w:link w:val="IntenseQuoteChar"/>
    <w:uiPriority w:val="30"/>
    <w:qFormat/>
    <w:rsid w:val="00BD10B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BD10B5"/>
    <w:rPr>
      <w:i/>
      <w:iCs/>
      <w:color w:val="0F4761" w:themeColor="accent1" w:themeShade="BF"/>
    </w:rPr>
  </w:style>
  <w:style w:type="character" w:styleId="IntenseReference">
    <w:name w:val="Intense Reference"/>
    <w:basedOn w:val="DefaultParagraphFont"/>
    <w:uiPriority w:val="32"/>
    <w:qFormat/>
    <w:rsid w:val="00BD10B5"/>
    <w:rPr>
      <w:b/>
      <w:bCs/>
      <w:smallCaps/>
      <w:color w:val="0F4761" w:themeColor="accent1" w:themeShade="BF"/>
      <w:spacing w:val="5"/>
    </w:rPr>
  </w:style>
  <w:style w:type="paragraph" w:styleId="BodyText">
    <w:name w:val="Body Text"/>
    <w:basedOn w:val="Normal"/>
    <w:link w:val="BodyTextChar"/>
    <w:uiPriority w:val="1"/>
    <w:qFormat/>
    <w:rsid w:val="00E06835"/>
    <w:pPr>
      <w:widowControl w:val="0"/>
      <w:autoSpaceDE w:val="0"/>
      <w:autoSpaceDN w:val="0"/>
      <w:spacing w:after="0" w:line="240" w:lineRule="auto"/>
    </w:pPr>
    <w:rPr>
      <w:rFonts w:ascii="F37 Moon" w:eastAsia="F37 Moon" w:hAnsi="F37 Moon" w:cs="F37 Moon"/>
      <w:kern w:val="0"/>
      <w:sz w:val="18"/>
      <w:szCs w:val="18"/>
      <w14:ligatures w14:val="none"/>
    </w:rPr>
  </w:style>
  <w:style w:type="character" w:customStyle="1" w:styleId="BodyTextChar">
    <w:name w:val="Body Text Char"/>
    <w:basedOn w:val="DefaultParagraphFont"/>
    <w:link w:val="BodyText"/>
    <w:uiPriority w:val="1"/>
    <w:rsid w:val="00E06835"/>
    <w:rPr>
      <w:rFonts w:ascii="F37 Moon" w:eastAsia="F37 Moon" w:hAnsi="F37 Moon" w:cs="F37 Moon"/>
      <w:kern w:val="0"/>
      <w:sz w:val="18"/>
      <w:szCs w:val="18"/>
      <w14:ligatures w14:val="none"/>
    </w:rPr>
  </w:style>
  <w:style w:type="paragraph" w:styleId="Revision">
    <w:name w:val="Revision"/>
    <w:hidden/>
    <w:uiPriority w:val="99"/>
    <w:semiHidden/>
    <w:rsid w:val="00566ACB"/>
    <w:pPr>
      <w:spacing w:after="0"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803</Words>
  <Characters>4583</Characters>
  <Application>Microsoft Office Word</Application>
  <DocSecurity>0</DocSecurity>
  <Lines>38</Lines>
  <Paragraphs>10</Paragraphs>
  <ScaleCrop>false</ScaleCrop>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 Pias</dc:creator>
  <cp:keywords/>
  <dc:description/>
  <cp:lastModifiedBy>Stephanie Domrose</cp:lastModifiedBy>
  <cp:revision>2</cp:revision>
  <dcterms:created xsi:type="dcterms:W3CDTF">2026-01-13T21:10:00Z</dcterms:created>
  <dcterms:modified xsi:type="dcterms:W3CDTF">2026-01-13T21:10:00Z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9e54f6-8de3-4dc1-8de2-3571ff8ef8ed_Enabled">
    <vt:lpwstr>true</vt:lpwstr>
  </property>
  <property fmtid="{D5CDD505-2E9C-101B-9397-08002B2CF9AE}" pid="3" name="MSIP_Label_c19e54f6-8de3-4dc1-8de2-3571ff8ef8ed_SetDate">
    <vt:lpwstr>2025-05-23T19:52:43Z</vt:lpwstr>
  </property>
  <property fmtid="{D5CDD505-2E9C-101B-9397-08002B2CF9AE}" pid="4" name="MSIP_Label_c19e54f6-8de3-4dc1-8de2-3571ff8ef8ed_Method">
    <vt:lpwstr>Standard</vt:lpwstr>
  </property>
  <property fmtid="{D5CDD505-2E9C-101B-9397-08002B2CF9AE}" pid="5" name="MSIP_Label_c19e54f6-8de3-4dc1-8de2-3571ff8ef8ed_Name">
    <vt:lpwstr>defa4170-0d19-0005-0004-bc88714345d2</vt:lpwstr>
  </property>
  <property fmtid="{D5CDD505-2E9C-101B-9397-08002B2CF9AE}" pid="6" name="MSIP_Label_c19e54f6-8de3-4dc1-8de2-3571ff8ef8ed_SiteId">
    <vt:lpwstr>e5f9f875-abc1-48a7-b869-6562628fb58c</vt:lpwstr>
  </property>
  <property fmtid="{D5CDD505-2E9C-101B-9397-08002B2CF9AE}" pid="7" name="MSIP_Label_c19e54f6-8de3-4dc1-8de2-3571ff8ef8ed_ActionId">
    <vt:lpwstr>720be650-ff00-4a2c-97bc-a6d8b0c345eb</vt:lpwstr>
  </property>
  <property fmtid="{D5CDD505-2E9C-101B-9397-08002B2CF9AE}" pid="8" name="MSIP_Label_c19e54f6-8de3-4dc1-8de2-3571ff8ef8ed_ContentBits">
    <vt:lpwstr>0</vt:lpwstr>
  </property>
  <property fmtid="{D5CDD505-2E9C-101B-9397-08002B2CF9AE}" pid="9" name="MSIP_Label_c19e54f6-8de3-4dc1-8de2-3571ff8ef8ed_Tag">
    <vt:lpwstr>50, 3, 0, 1</vt:lpwstr>
  </property>
</Properties>
</file>