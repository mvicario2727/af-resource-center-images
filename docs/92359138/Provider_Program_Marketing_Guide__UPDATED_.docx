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sdt>
      <w:sdtPr>
        <w:id w:val="261421611"/>
        <w:docPartObj>
          <w:docPartGallery w:val="Table of Contents"/>
          <w:docPartUnique/>
        </w:docPartObj>
      </w:sdtPr>
      <w:sdtContent>
        <w:p w:rsidR="00F92F44" w:rsidRDefault="3FA162CD" w14:paraId="506EA809" w14:textId="3957232D">
          <w:pPr>
            <w:pStyle w:val="TOCHeading"/>
          </w:pPr>
          <w:r w:rsidR="3FA162CD">
            <w:rPr/>
            <w:t>Contents</w:t>
          </w:r>
        </w:p>
        <w:p w:rsidR="00C47E02" w:rsidP="5F68C211" w:rsidRDefault="00A069B8" w14:paraId="5BEA6F6B" w14:textId="1D6753A9">
          <w:pPr>
            <w:pStyle w:val="TOC1"/>
            <w:tabs>
              <w:tab w:val="right" w:leader="dot" w:pos="10080"/>
            </w:tabs>
            <w:rPr>
              <w:rStyle w:val="Hyperlink"/>
              <w:noProof/>
            </w:rPr>
          </w:pPr>
          <w:r>
            <w:fldChar w:fldCharType="begin"/>
          </w:r>
          <w:r>
            <w:instrText xml:space="preserve">TOC \o "1-3" \z \u \h</w:instrText>
          </w:r>
          <w:r>
            <w:fldChar w:fldCharType="separate"/>
          </w:r>
          <w:hyperlink w:anchor="_Toc160315983">
            <w:r w:rsidRPr="5F68C211" w:rsidR="5F68C211">
              <w:rPr>
                <w:rStyle w:val="Hyperlink"/>
              </w:rPr>
              <w:t>Overview</w:t>
            </w:r>
            <w:r>
              <w:tab/>
            </w:r>
            <w:r>
              <w:fldChar w:fldCharType="begin"/>
            </w:r>
            <w:r>
              <w:instrText xml:space="preserve">PAGEREF _Toc160315983 \h</w:instrText>
            </w:r>
            <w:r>
              <w:fldChar w:fldCharType="separate"/>
            </w:r>
            <w:r w:rsidRPr="5F68C211" w:rsidR="5F68C211">
              <w:rPr>
                <w:rStyle w:val="Hyperlink"/>
              </w:rPr>
              <w:t>1</w:t>
            </w:r>
            <w:r>
              <w:fldChar w:fldCharType="end"/>
            </w:r>
          </w:hyperlink>
        </w:p>
        <w:p w:rsidR="00C47E02" w:rsidP="5F68C211" w:rsidRDefault="37BC6149" w14:paraId="4BC14452" w14:textId="33C42267">
          <w:pPr>
            <w:pStyle w:val="TOC1"/>
            <w:tabs>
              <w:tab w:val="right" w:leader="dot" w:pos="10080"/>
            </w:tabs>
            <w:rPr>
              <w:rStyle w:val="Hyperlink"/>
              <w:noProof/>
            </w:rPr>
          </w:pPr>
          <w:hyperlink w:anchor="_Toc504324576">
            <w:r w:rsidRPr="5F68C211" w:rsidR="5F68C211">
              <w:rPr>
                <w:rStyle w:val="Hyperlink"/>
              </w:rPr>
              <w:t>Positioning</w:t>
            </w:r>
            <w:r>
              <w:tab/>
            </w:r>
            <w:r>
              <w:fldChar w:fldCharType="begin"/>
            </w:r>
            <w:r>
              <w:instrText xml:space="preserve">PAGEREF _Toc504324576 \h</w:instrText>
            </w:r>
            <w:r>
              <w:fldChar w:fldCharType="separate"/>
            </w:r>
            <w:r w:rsidRPr="5F68C211" w:rsidR="5F68C211">
              <w:rPr>
                <w:rStyle w:val="Hyperlink"/>
              </w:rPr>
              <w:t>2</w:t>
            </w:r>
            <w:r>
              <w:fldChar w:fldCharType="end"/>
            </w:r>
          </w:hyperlink>
        </w:p>
        <w:p w:rsidR="00C47E02" w:rsidP="5F68C211" w:rsidRDefault="37BC6149" w14:paraId="5066DF92" w14:textId="4AF3E5F2">
          <w:pPr>
            <w:pStyle w:val="TOC1"/>
            <w:tabs>
              <w:tab w:val="right" w:leader="dot" w:pos="10080"/>
            </w:tabs>
            <w:rPr>
              <w:rStyle w:val="Hyperlink"/>
              <w:noProof/>
            </w:rPr>
          </w:pPr>
          <w:hyperlink w:anchor="_Toc1181971317">
            <w:r w:rsidRPr="5F68C211" w:rsidR="5F68C211">
              <w:rPr>
                <w:rStyle w:val="Hyperlink"/>
              </w:rPr>
              <w:t>Provider Free Assessments</w:t>
            </w:r>
            <w:r>
              <w:tab/>
            </w:r>
            <w:r>
              <w:fldChar w:fldCharType="begin"/>
            </w:r>
            <w:r>
              <w:instrText xml:space="preserve">PAGEREF _Toc1181971317 \h</w:instrText>
            </w:r>
            <w:r>
              <w:fldChar w:fldCharType="separate"/>
            </w:r>
            <w:r w:rsidRPr="5F68C211" w:rsidR="5F68C211">
              <w:rPr>
                <w:rStyle w:val="Hyperlink"/>
              </w:rPr>
              <w:t>2</w:t>
            </w:r>
            <w:r>
              <w:fldChar w:fldCharType="end"/>
            </w:r>
          </w:hyperlink>
        </w:p>
        <w:p w:rsidR="00C47E02" w:rsidP="5F68C211" w:rsidRDefault="37BC6149" w14:paraId="159BBF74" w14:textId="1EE7263E">
          <w:pPr>
            <w:pStyle w:val="TOC1"/>
            <w:tabs>
              <w:tab w:val="right" w:leader="dot" w:pos="10080"/>
            </w:tabs>
            <w:rPr>
              <w:rStyle w:val="Hyperlink"/>
              <w:noProof/>
            </w:rPr>
          </w:pPr>
          <w:hyperlink w:anchor="_Toc199067517">
            <w:r w:rsidRPr="5F68C211" w:rsidR="5F68C211">
              <w:rPr>
                <w:rStyle w:val="Hyperlink"/>
              </w:rPr>
              <w:t>Events</w:t>
            </w:r>
            <w:r>
              <w:tab/>
            </w:r>
            <w:r>
              <w:fldChar w:fldCharType="begin"/>
            </w:r>
            <w:r>
              <w:instrText xml:space="preserve">PAGEREF _Toc199067517 \h</w:instrText>
            </w:r>
            <w:r>
              <w:fldChar w:fldCharType="separate"/>
            </w:r>
            <w:r w:rsidRPr="5F68C211" w:rsidR="5F68C211">
              <w:rPr>
                <w:rStyle w:val="Hyperlink"/>
              </w:rPr>
              <w:t>3</w:t>
            </w:r>
            <w:r>
              <w:fldChar w:fldCharType="end"/>
            </w:r>
          </w:hyperlink>
        </w:p>
        <w:p w:rsidR="00C47E02" w:rsidP="5F68C211" w:rsidRDefault="37BC6149" w14:paraId="130C8FB3" w14:textId="2CB866A8">
          <w:pPr>
            <w:pStyle w:val="TOC1"/>
            <w:tabs>
              <w:tab w:val="right" w:leader="dot" w:pos="10080"/>
            </w:tabs>
            <w:rPr>
              <w:rStyle w:val="Hyperlink"/>
              <w:noProof/>
            </w:rPr>
          </w:pPr>
          <w:hyperlink w:anchor="_Toc1621338253">
            <w:r w:rsidRPr="5F68C211" w:rsidR="5F68C211">
              <w:rPr>
                <w:rStyle w:val="Hyperlink"/>
              </w:rPr>
              <w:t>Highlight Your Provider Program on your Club Website</w:t>
            </w:r>
            <w:r>
              <w:tab/>
            </w:r>
            <w:r>
              <w:fldChar w:fldCharType="begin"/>
            </w:r>
            <w:r>
              <w:instrText xml:space="preserve">PAGEREF _Toc1621338253 \h</w:instrText>
            </w:r>
            <w:r>
              <w:fldChar w:fldCharType="separate"/>
            </w:r>
            <w:r w:rsidRPr="5F68C211" w:rsidR="5F68C211">
              <w:rPr>
                <w:rStyle w:val="Hyperlink"/>
              </w:rPr>
              <w:t>3</w:t>
            </w:r>
            <w:r>
              <w:fldChar w:fldCharType="end"/>
            </w:r>
          </w:hyperlink>
        </w:p>
        <w:p w:rsidR="00C47E02" w:rsidP="5F68C211" w:rsidRDefault="37BC6149" w14:paraId="63F16F3C" w14:textId="477E7319">
          <w:pPr>
            <w:pStyle w:val="TOC1"/>
            <w:tabs>
              <w:tab w:val="right" w:leader="dot" w:pos="10080"/>
            </w:tabs>
            <w:rPr>
              <w:rStyle w:val="Hyperlink"/>
              <w:noProof/>
            </w:rPr>
          </w:pPr>
          <w:hyperlink w:anchor="_Toc63023077">
            <w:r w:rsidRPr="5F68C211" w:rsidR="5F68C211">
              <w:rPr>
                <w:rStyle w:val="Hyperlink"/>
              </w:rPr>
              <w:t>Promote the Provider Program</w:t>
            </w:r>
            <w:r>
              <w:tab/>
            </w:r>
            <w:r>
              <w:fldChar w:fldCharType="begin"/>
            </w:r>
            <w:r>
              <w:instrText xml:space="preserve">PAGEREF _Toc63023077 \h</w:instrText>
            </w:r>
            <w:r>
              <w:fldChar w:fldCharType="separate"/>
            </w:r>
            <w:r w:rsidRPr="5F68C211" w:rsidR="5F68C211">
              <w:rPr>
                <w:rStyle w:val="Hyperlink"/>
              </w:rPr>
              <w:t>5</w:t>
            </w:r>
            <w:r>
              <w:fldChar w:fldCharType="end"/>
            </w:r>
          </w:hyperlink>
        </w:p>
        <w:p w:rsidR="00C47E02" w:rsidP="5F68C211" w:rsidRDefault="37BC6149" w14:paraId="40454D41" w14:textId="06027C7F">
          <w:pPr>
            <w:pStyle w:val="TOC2"/>
            <w:tabs>
              <w:tab w:val="right" w:leader="dot" w:pos="10080"/>
            </w:tabs>
            <w:rPr>
              <w:rStyle w:val="Hyperlink"/>
              <w:noProof/>
            </w:rPr>
          </w:pPr>
          <w:hyperlink w:anchor="_Toc856589614">
            <w:r w:rsidRPr="5F68C211" w:rsidR="5F68C211">
              <w:rPr>
                <w:rStyle w:val="Hyperlink"/>
              </w:rPr>
              <w:t>Social Media</w:t>
            </w:r>
            <w:r>
              <w:tab/>
            </w:r>
            <w:r>
              <w:fldChar w:fldCharType="begin"/>
            </w:r>
            <w:r>
              <w:instrText xml:space="preserve">PAGEREF _Toc856589614 \h</w:instrText>
            </w:r>
            <w:r>
              <w:fldChar w:fldCharType="separate"/>
            </w:r>
            <w:r w:rsidRPr="5F68C211" w:rsidR="5F68C211">
              <w:rPr>
                <w:rStyle w:val="Hyperlink"/>
              </w:rPr>
              <w:t>6</w:t>
            </w:r>
            <w:r>
              <w:fldChar w:fldCharType="end"/>
            </w:r>
          </w:hyperlink>
        </w:p>
        <w:p w:rsidR="00C47E02" w:rsidP="5F68C211" w:rsidRDefault="37BC6149" w14:paraId="3DB18523" w14:textId="01B37E8C">
          <w:pPr>
            <w:pStyle w:val="TOC2"/>
            <w:tabs>
              <w:tab w:val="right" w:leader="dot" w:pos="10080"/>
            </w:tabs>
            <w:rPr>
              <w:rStyle w:val="Hyperlink"/>
              <w:noProof/>
            </w:rPr>
          </w:pPr>
          <w:hyperlink w:anchor="_Toc1736984317">
            <w:r w:rsidRPr="5F68C211" w:rsidR="5F68C211">
              <w:rPr>
                <w:rStyle w:val="Hyperlink"/>
              </w:rPr>
              <w:t>Email</w:t>
            </w:r>
            <w:r>
              <w:tab/>
            </w:r>
            <w:r>
              <w:fldChar w:fldCharType="begin"/>
            </w:r>
            <w:r>
              <w:instrText xml:space="preserve">PAGEREF _Toc1736984317 \h</w:instrText>
            </w:r>
            <w:r>
              <w:fldChar w:fldCharType="separate"/>
            </w:r>
            <w:r w:rsidRPr="5F68C211" w:rsidR="5F68C211">
              <w:rPr>
                <w:rStyle w:val="Hyperlink"/>
              </w:rPr>
              <w:t>6</w:t>
            </w:r>
            <w:r>
              <w:fldChar w:fldCharType="end"/>
            </w:r>
          </w:hyperlink>
        </w:p>
        <w:p w:rsidR="00C47E02" w:rsidP="5F68C211" w:rsidRDefault="37BC6149" w14:paraId="5E4D7757" w14:textId="705892AD">
          <w:pPr>
            <w:pStyle w:val="TOC2"/>
            <w:tabs>
              <w:tab w:val="right" w:leader="dot" w:pos="10080"/>
            </w:tabs>
            <w:rPr>
              <w:rStyle w:val="Hyperlink"/>
              <w:noProof/>
            </w:rPr>
          </w:pPr>
          <w:hyperlink w:anchor="_Toc63269911">
            <w:r w:rsidRPr="5F68C211" w:rsidR="5F68C211">
              <w:rPr>
                <w:rStyle w:val="Hyperlink"/>
              </w:rPr>
              <w:t>In-Club Marketing and Content</w:t>
            </w:r>
            <w:r>
              <w:tab/>
            </w:r>
            <w:r>
              <w:fldChar w:fldCharType="begin"/>
            </w:r>
            <w:r>
              <w:instrText xml:space="preserve">PAGEREF _Toc63269911 \h</w:instrText>
            </w:r>
            <w:r>
              <w:fldChar w:fldCharType="separate"/>
            </w:r>
            <w:r w:rsidRPr="5F68C211" w:rsidR="5F68C211">
              <w:rPr>
                <w:rStyle w:val="Hyperlink"/>
              </w:rPr>
              <w:t>6</w:t>
            </w:r>
            <w:r>
              <w:fldChar w:fldCharType="end"/>
            </w:r>
          </w:hyperlink>
        </w:p>
        <w:p w:rsidR="00C47E02" w:rsidP="5F68C211" w:rsidRDefault="37BC6149" w14:paraId="5CE82676" w14:textId="1FBCF7D1">
          <w:pPr>
            <w:pStyle w:val="TOC1"/>
            <w:tabs>
              <w:tab w:val="right" w:leader="dot" w:pos="10080"/>
            </w:tabs>
            <w:rPr>
              <w:rStyle w:val="Hyperlink"/>
              <w:noProof/>
            </w:rPr>
          </w:pPr>
          <w:hyperlink w:anchor="_Toc257535314">
            <w:r w:rsidRPr="5F68C211" w:rsidR="5F68C211">
              <w:rPr>
                <w:rStyle w:val="Hyperlink"/>
              </w:rPr>
              <w:t>Provider Program “COMING SOON” Assets:</w:t>
            </w:r>
            <w:r>
              <w:tab/>
            </w:r>
            <w:r>
              <w:fldChar w:fldCharType="begin"/>
            </w:r>
            <w:r>
              <w:instrText xml:space="preserve">PAGEREF _Toc257535314 \h</w:instrText>
            </w:r>
            <w:r>
              <w:fldChar w:fldCharType="separate"/>
            </w:r>
            <w:r w:rsidRPr="5F68C211" w:rsidR="5F68C211">
              <w:rPr>
                <w:rStyle w:val="Hyperlink"/>
              </w:rPr>
              <w:t>6</w:t>
            </w:r>
            <w:r>
              <w:fldChar w:fldCharType="end"/>
            </w:r>
          </w:hyperlink>
        </w:p>
        <w:p w:rsidR="00C47E02" w:rsidP="5F68C211" w:rsidRDefault="37BC6149" w14:paraId="51185F3F" w14:textId="040872DC">
          <w:pPr>
            <w:pStyle w:val="TOC2"/>
            <w:tabs>
              <w:tab w:val="right" w:leader="dot" w:pos="10080"/>
            </w:tabs>
            <w:rPr>
              <w:rStyle w:val="Hyperlink"/>
              <w:noProof/>
            </w:rPr>
          </w:pPr>
          <w:hyperlink w:anchor="_Toc504771025">
            <w:r w:rsidRPr="5F68C211" w:rsidR="5F68C211">
              <w:rPr>
                <w:rStyle w:val="Hyperlink"/>
              </w:rPr>
              <w:t>Social assets:</w:t>
            </w:r>
            <w:r>
              <w:tab/>
            </w:r>
            <w:r>
              <w:fldChar w:fldCharType="begin"/>
            </w:r>
            <w:r>
              <w:instrText xml:space="preserve">PAGEREF _Toc504771025 \h</w:instrText>
            </w:r>
            <w:r>
              <w:fldChar w:fldCharType="separate"/>
            </w:r>
            <w:r w:rsidRPr="5F68C211" w:rsidR="5F68C211">
              <w:rPr>
                <w:rStyle w:val="Hyperlink"/>
              </w:rPr>
              <w:t>6</w:t>
            </w:r>
            <w:r>
              <w:fldChar w:fldCharType="end"/>
            </w:r>
          </w:hyperlink>
        </w:p>
        <w:p w:rsidR="00C47E02" w:rsidP="5F68C211" w:rsidRDefault="37BC6149" w14:paraId="2F0AE0AF" w14:textId="140E4B3E">
          <w:pPr>
            <w:pStyle w:val="TOC2"/>
            <w:tabs>
              <w:tab w:val="right" w:leader="dot" w:pos="10080"/>
            </w:tabs>
            <w:rPr>
              <w:rStyle w:val="Hyperlink"/>
              <w:noProof/>
            </w:rPr>
          </w:pPr>
          <w:hyperlink w:anchor="_Toc264723723">
            <w:r w:rsidRPr="5F68C211" w:rsidR="5F68C211">
              <w:rPr>
                <w:rStyle w:val="Hyperlink"/>
              </w:rPr>
              <w:t>Blast e-mail templates:</w:t>
            </w:r>
            <w:r>
              <w:tab/>
            </w:r>
            <w:r>
              <w:fldChar w:fldCharType="begin"/>
            </w:r>
            <w:r>
              <w:instrText xml:space="preserve">PAGEREF _Toc264723723 \h</w:instrText>
            </w:r>
            <w:r>
              <w:fldChar w:fldCharType="separate"/>
            </w:r>
            <w:r w:rsidRPr="5F68C211" w:rsidR="5F68C211">
              <w:rPr>
                <w:rStyle w:val="Hyperlink"/>
              </w:rPr>
              <w:t>13</w:t>
            </w:r>
            <w:r>
              <w:fldChar w:fldCharType="end"/>
            </w:r>
          </w:hyperlink>
        </w:p>
        <w:p w:rsidR="00C47E02" w:rsidP="5F68C211" w:rsidRDefault="37BC6149" w14:paraId="4F5A6986" w14:textId="5DDB899C">
          <w:pPr>
            <w:pStyle w:val="TOC2"/>
            <w:tabs>
              <w:tab w:val="right" w:leader="dot" w:pos="10080"/>
            </w:tabs>
            <w:rPr>
              <w:rStyle w:val="Hyperlink"/>
              <w:noProof/>
            </w:rPr>
          </w:pPr>
          <w:hyperlink w:anchor="_Toc395430203">
            <w:r w:rsidRPr="5F68C211" w:rsidR="5F68C211">
              <w:rPr>
                <w:rStyle w:val="Hyperlink"/>
              </w:rPr>
              <w:t>In-club assets:</w:t>
            </w:r>
            <w:r>
              <w:tab/>
            </w:r>
            <w:r>
              <w:fldChar w:fldCharType="begin"/>
            </w:r>
            <w:r>
              <w:instrText xml:space="preserve">PAGEREF _Toc395430203 \h</w:instrText>
            </w:r>
            <w:r>
              <w:fldChar w:fldCharType="separate"/>
            </w:r>
            <w:r w:rsidRPr="5F68C211" w:rsidR="5F68C211">
              <w:rPr>
                <w:rStyle w:val="Hyperlink"/>
              </w:rPr>
              <w:t>13</w:t>
            </w:r>
            <w:r>
              <w:fldChar w:fldCharType="end"/>
            </w:r>
          </w:hyperlink>
        </w:p>
        <w:p w:rsidR="00C47E02" w:rsidP="5F68C211" w:rsidRDefault="37BC6149" w14:paraId="5A8F0C40" w14:textId="61B4C466">
          <w:pPr>
            <w:pStyle w:val="TOC1"/>
            <w:tabs>
              <w:tab w:val="right" w:leader="dot" w:pos="10080"/>
            </w:tabs>
            <w:rPr>
              <w:rStyle w:val="Hyperlink"/>
              <w:noProof/>
            </w:rPr>
          </w:pPr>
          <w:hyperlink w:anchor="_Toc18633">
            <w:r w:rsidRPr="5F68C211" w:rsidR="5F68C211">
              <w:rPr>
                <w:rStyle w:val="Hyperlink"/>
              </w:rPr>
              <w:t>Provider “NOW AVAILABLE” Assets</w:t>
            </w:r>
            <w:r>
              <w:tab/>
            </w:r>
            <w:r>
              <w:fldChar w:fldCharType="begin"/>
            </w:r>
            <w:r>
              <w:instrText xml:space="preserve">PAGEREF _Toc18633 \h</w:instrText>
            </w:r>
            <w:r>
              <w:fldChar w:fldCharType="separate"/>
            </w:r>
            <w:r w:rsidRPr="5F68C211" w:rsidR="5F68C211">
              <w:rPr>
                <w:rStyle w:val="Hyperlink"/>
              </w:rPr>
              <w:t>16</w:t>
            </w:r>
            <w:r>
              <w:fldChar w:fldCharType="end"/>
            </w:r>
          </w:hyperlink>
        </w:p>
        <w:p w:rsidR="00C47E02" w:rsidP="5F68C211" w:rsidRDefault="37BC6149" w14:paraId="3CD5D389" w14:textId="2352D267">
          <w:pPr>
            <w:pStyle w:val="TOC2"/>
            <w:tabs>
              <w:tab w:val="right" w:leader="dot" w:pos="10080"/>
            </w:tabs>
            <w:rPr>
              <w:rStyle w:val="Hyperlink"/>
              <w:noProof/>
            </w:rPr>
          </w:pPr>
          <w:hyperlink w:anchor="_Toc1718300199">
            <w:r w:rsidRPr="5F68C211" w:rsidR="5F68C211">
              <w:rPr>
                <w:rStyle w:val="Hyperlink"/>
              </w:rPr>
              <w:t>Social Media</w:t>
            </w:r>
            <w:r>
              <w:tab/>
            </w:r>
            <w:r>
              <w:fldChar w:fldCharType="begin"/>
            </w:r>
            <w:r>
              <w:instrText xml:space="preserve">PAGEREF _Toc1718300199 \h</w:instrText>
            </w:r>
            <w:r>
              <w:fldChar w:fldCharType="separate"/>
            </w:r>
            <w:r w:rsidRPr="5F68C211" w:rsidR="5F68C211">
              <w:rPr>
                <w:rStyle w:val="Hyperlink"/>
              </w:rPr>
              <w:t>16</w:t>
            </w:r>
            <w:r>
              <w:fldChar w:fldCharType="end"/>
            </w:r>
          </w:hyperlink>
        </w:p>
        <w:p w:rsidR="00C47E02" w:rsidP="5F68C211" w:rsidRDefault="37BC6149" w14:paraId="7220F1E7" w14:textId="4D35F6C4">
          <w:pPr>
            <w:pStyle w:val="TOC2"/>
            <w:tabs>
              <w:tab w:val="right" w:leader="dot" w:pos="10080"/>
            </w:tabs>
            <w:rPr>
              <w:rStyle w:val="Hyperlink"/>
              <w:noProof/>
            </w:rPr>
          </w:pPr>
          <w:hyperlink w:anchor="_Toc248295889">
            <w:r w:rsidRPr="5F68C211" w:rsidR="5F68C211">
              <w:rPr>
                <w:rStyle w:val="Hyperlink"/>
              </w:rPr>
              <w:t>Email</w:t>
            </w:r>
            <w:r>
              <w:tab/>
            </w:r>
            <w:r>
              <w:fldChar w:fldCharType="begin"/>
            </w:r>
            <w:r>
              <w:instrText xml:space="preserve">PAGEREF _Toc248295889 \h</w:instrText>
            </w:r>
            <w:r>
              <w:fldChar w:fldCharType="separate"/>
            </w:r>
            <w:r w:rsidRPr="5F68C211" w:rsidR="5F68C211">
              <w:rPr>
                <w:rStyle w:val="Hyperlink"/>
              </w:rPr>
              <w:t>20</w:t>
            </w:r>
            <w:r>
              <w:fldChar w:fldCharType="end"/>
            </w:r>
          </w:hyperlink>
        </w:p>
        <w:p w:rsidR="00C47E02" w:rsidP="5F68C211" w:rsidRDefault="37BC6149" w14:paraId="74ED2187" w14:textId="03467B9A">
          <w:pPr>
            <w:pStyle w:val="TOC2"/>
            <w:tabs>
              <w:tab w:val="right" w:leader="dot" w:pos="10080"/>
            </w:tabs>
            <w:rPr>
              <w:rStyle w:val="Hyperlink"/>
              <w:noProof/>
            </w:rPr>
          </w:pPr>
          <w:hyperlink w:anchor="_Toc1239387068">
            <w:r w:rsidRPr="5F68C211" w:rsidR="5F68C211">
              <w:rPr>
                <w:rStyle w:val="Hyperlink"/>
              </w:rPr>
              <w:t>In-club assets: Digital signs (horizontal)</w:t>
            </w:r>
            <w:r>
              <w:tab/>
            </w:r>
            <w:r>
              <w:fldChar w:fldCharType="begin"/>
            </w:r>
            <w:r>
              <w:instrText xml:space="preserve">PAGEREF _Toc1239387068 \h</w:instrText>
            </w:r>
            <w:r>
              <w:fldChar w:fldCharType="separate"/>
            </w:r>
            <w:r w:rsidRPr="5F68C211" w:rsidR="5F68C211">
              <w:rPr>
                <w:rStyle w:val="Hyperlink"/>
              </w:rPr>
              <w:t>25</w:t>
            </w:r>
            <w:r>
              <w:fldChar w:fldCharType="end"/>
            </w:r>
          </w:hyperlink>
        </w:p>
        <w:p w:rsidR="00C47E02" w:rsidP="5F68C211" w:rsidRDefault="37BC6149" w14:paraId="482C2690" w14:textId="170AD251">
          <w:pPr>
            <w:pStyle w:val="TOC2"/>
            <w:tabs>
              <w:tab w:val="right" w:leader="dot" w:pos="10080"/>
            </w:tabs>
            <w:rPr>
              <w:rStyle w:val="Hyperlink"/>
              <w:noProof/>
            </w:rPr>
          </w:pPr>
          <w:hyperlink w:anchor="_Toc973833930">
            <w:r w:rsidRPr="5F68C211" w:rsidR="5F68C211">
              <w:rPr>
                <w:rStyle w:val="Hyperlink"/>
              </w:rPr>
              <w:t>In-club assets: Digital signs (vertical)</w:t>
            </w:r>
            <w:r>
              <w:tab/>
            </w:r>
            <w:r>
              <w:fldChar w:fldCharType="begin"/>
            </w:r>
            <w:r>
              <w:instrText xml:space="preserve">PAGEREF _Toc973833930 \h</w:instrText>
            </w:r>
            <w:r>
              <w:fldChar w:fldCharType="separate"/>
            </w:r>
            <w:r w:rsidRPr="5F68C211" w:rsidR="5F68C211">
              <w:rPr>
                <w:rStyle w:val="Hyperlink"/>
              </w:rPr>
              <w:t>26</w:t>
            </w:r>
            <w:r>
              <w:fldChar w:fldCharType="end"/>
            </w:r>
          </w:hyperlink>
        </w:p>
        <w:p w:rsidR="00C47E02" w:rsidP="5F68C211" w:rsidRDefault="37BC6149" w14:paraId="60D03927" w14:textId="7E3C78F8">
          <w:pPr>
            <w:pStyle w:val="TOC1"/>
            <w:tabs>
              <w:tab w:val="right" w:leader="dot" w:pos="10080"/>
            </w:tabs>
            <w:rPr>
              <w:rStyle w:val="Hyperlink"/>
              <w:noProof/>
            </w:rPr>
          </w:pPr>
          <w:hyperlink w:anchor="_Toc1247435831">
            <w:r w:rsidRPr="5F68C211" w:rsidR="5F68C211">
              <w:rPr>
                <w:rStyle w:val="Hyperlink"/>
              </w:rPr>
              <w:t>Ongoing Awareness</w:t>
            </w:r>
            <w:r>
              <w:tab/>
            </w:r>
            <w:r>
              <w:fldChar w:fldCharType="begin"/>
            </w:r>
            <w:r>
              <w:instrText xml:space="preserve">PAGEREF _Toc1247435831 \h</w:instrText>
            </w:r>
            <w:r>
              <w:fldChar w:fldCharType="separate"/>
            </w:r>
            <w:r w:rsidRPr="5F68C211" w:rsidR="5F68C211">
              <w:rPr>
                <w:rStyle w:val="Hyperlink"/>
              </w:rPr>
              <w:t>27</w:t>
            </w:r>
            <w:r>
              <w:fldChar w:fldCharType="end"/>
            </w:r>
          </w:hyperlink>
        </w:p>
        <w:p w:rsidR="00C47E02" w:rsidP="5F68C211" w:rsidRDefault="37BC6149" w14:paraId="2F2D7B04" w14:textId="224212CB">
          <w:pPr>
            <w:pStyle w:val="TOC2"/>
            <w:tabs>
              <w:tab w:val="right" w:leader="dot" w:pos="10080"/>
            </w:tabs>
            <w:rPr>
              <w:rStyle w:val="Hyperlink"/>
              <w:noProof/>
            </w:rPr>
          </w:pPr>
          <w:hyperlink w:anchor="_Toc1706270296">
            <w:r w:rsidRPr="5F68C211" w:rsidR="5F68C211">
              <w:rPr>
                <w:rStyle w:val="Hyperlink"/>
              </w:rPr>
              <w:t>Social</w:t>
            </w:r>
            <w:r>
              <w:tab/>
            </w:r>
            <w:r>
              <w:fldChar w:fldCharType="begin"/>
            </w:r>
            <w:r>
              <w:instrText xml:space="preserve">PAGEREF _Toc1706270296 \h</w:instrText>
            </w:r>
            <w:r>
              <w:fldChar w:fldCharType="separate"/>
            </w:r>
            <w:r w:rsidRPr="5F68C211" w:rsidR="5F68C211">
              <w:rPr>
                <w:rStyle w:val="Hyperlink"/>
              </w:rPr>
              <w:t>28</w:t>
            </w:r>
            <w:r>
              <w:fldChar w:fldCharType="end"/>
            </w:r>
          </w:hyperlink>
        </w:p>
        <w:p w:rsidR="00C47E02" w:rsidP="5F68C211" w:rsidRDefault="37BC6149" w14:paraId="7ED506DD" w14:textId="31EBB70D">
          <w:pPr>
            <w:pStyle w:val="TOC2"/>
            <w:tabs>
              <w:tab w:val="right" w:leader="dot" w:pos="10080"/>
            </w:tabs>
            <w:rPr>
              <w:rStyle w:val="Hyperlink"/>
              <w:noProof/>
            </w:rPr>
          </w:pPr>
          <w:hyperlink w:anchor="_Toc2143817898">
            <w:r w:rsidRPr="5F68C211" w:rsidR="5F68C211">
              <w:rPr>
                <w:rStyle w:val="Hyperlink"/>
              </w:rPr>
              <w:t>Email</w:t>
            </w:r>
            <w:r>
              <w:tab/>
            </w:r>
            <w:r>
              <w:fldChar w:fldCharType="begin"/>
            </w:r>
            <w:r>
              <w:instrText xml:space="preserve">PAGEREF _Toc2143817898 \h</w:instrText>
            </w:r>
            <w:r>
              <w:fldChar w:fldCharType="separate"/>
            </w:r>
            <w:r w:rsidRPr="5F68C211" w:rsidR="5F68C211">
              <w:rPr>
                <w:rStyle w:val="Hyperlink"/>
              </w:rPr>
              <w:t>31</w:t>
            </w:r>
            <w:r>
              <w:fldChar w:fldCharType="end"/>
            </w:r>
          </w:hyperlink>
        </w:p>
        <w:p w:rsidR="00C47E02" w:rsidP="5F68C211" w:rsidRDefault="37BC6149" w14:paraId="4D755840" w14:textId="3FF13F93">
          <w:pPr>
            <w:pStyle w:val="TOC2"/>
            <w:tabs>
              <w:tab w:val="right" w:leader="dot" w:pos="10080"/>
            </w:tabs>
            <w:rPr>
              <w:rStyle w:val="Hyperlink"/>
              <w:noProof/>
            </w:rPr>
          </w:pPr>
          <w:hyperlink w:anchor="_Toc1223818467">
            <w:r w:rsidRPr="5F68C211" w:rsidR="5F68C211">
              <w:rPr>
                <w:rStyle w:val="Hyperlink"/>
              </w:rPr>
              <w:t>In-Club Content</w:t>
            </w:r>
            <w:r>
              <w:tab/>
            </w:r>
            <w:r>
              <w:fldChar w:fldCharType="begin"/>
            </w:r>
            <w:r>
              <w:instrText xml:space="preserve">PAGEREF _Toc1223818467 \h</w:instrText>
            </w:r>
            <w:r>
              <w:fldChar w:fldCharType="separate"/>
            </w:r>
            <w:r w:rsidRPr="5F68C211" w:rsidR="5F68C211">
              <w:rPr>
                <w:rStyle w:val="Hyperlink"/>
              </w:rPr>
              <w:t>31</w:t>
            </w:r>
            <w:r>
              <w:fldChar w:fldCharType="end"/>
            </w:r>
          </w:hyperlink>
        </w:p>
        <w:p w:rsidR="00C47E02" w:rsidP="5F68C211" w:rsidRDefault="37BC6149" w14:paraId="29C774C8" w14:textId="4D075EB0">
          <w:pPr>
            <w:pStyle w:val="TOC1"/>
            <w:tabs>
              <w:tab w:val="right" w:leader="dot" w:pos="10080"/>
            </w:tabs>
            <w:rPr>
              <w:rStyle w:val="Hyperlink"/>
              <w:noProof/>
            </w:rPr>
          </w:pPr>
          <w:hyperlink w:anchor="_Toc1245645166">
            <w:r w:rsidRPr="5F68C211" w:rsidR="5F68C211">
              <w:rPr>
                <w:rStyle w:val="Hyperlink"/>
              </w:rPr>
              <w:t>Timeline Recap</w:t>
            </w:r>
            <w:r>
              <w:tab/>
            </w:r>
            <w:r>
              <w:fldChar w:fldCharType="begin"/>
            </w:r>
            <w:r>
              <w:instrText xml:space="preserve">PAGEREF _Toc1245645166 \h</w:instrText>
            </w:r>
            <w:r>
              <w:fldChar w:fldCharType="separate"/>
            </w:r>
            <w:r w:rsidRPr="5F68C211" w:rsidR="5F68C211">
              <w:rPr>
                <w:rStyle w:val="Hyperlink"/>
              </w:rPr>
              <w:t>31</w:t>
            </w:r>
            <w:r>
              <w:fldChar w:fldCharType="end"/>
            </w:r>
          </w:hyperlink>
          <w:r>
            <w:fldChar w:fldCharType="end"/>
          </w:r>
        </w:p>
      </w:sdtContent>
    </w:sdt>
    <w:p w:rsidR="00F92F44" w:rsidRDefault="00F92F44" w14:paraId="403154CF" w14:textId="63D7D4DA"/>
    <w:p w:rsidR="00F92F44" w:rsidP="00F92F44" w:rsidRDefault="00F92F44" w14:paraId="30066162" w14:textId="77777777">
      <w:pPr>
        <w:pStyle w:val="Heading1"/>
      </w:pPr>
    </w:p>
    <w:p w:rsidR="002D01F2" w:rsidRDefault="002D01F2" w14:paraId="1942EE6A" w14:textId="77777777">
      <w:pPr>
        <w:rPr>
          <w:rFonts w:ascii="Montserrat SemiBold" w:hAnsi="Montserrat SemiBold" w:eastAsiaTheme="majorEastAsia" w:cstheme="majorBidi"/>
          <w:color w:val="6E38D5"/>
          <w:sz w:val="28"/>
          <w:szCs w:val="40"/>
        </w:rPr>
      </w:pPr>
      <w:r>
        <w:br w:type="page"/>
      </w:r>
    </w:p>
    <w:p w:rsidRPr="00F92F44" w:rsidR="005F6A99" w:rsidP="002D01F2" w:rsidRDefault="460ECA08" w14:paraId="75BF2577" w14:textId="55CCD093">
      <w:pPr>
        <w:pStyle w:val="Heading1"/>
      </w:pPr>
      <w:bookmarkStart w:name="_Toc160315983" w:id="2019134626"/>
      <w:r w:rsidR="460ECA08">
        <w:rPr/>
        <w:t>Overview</w:t>
      </w:r>
      <w:bookmarkEnd w:id="2019134626"/>
    </w:p>
    <w:p w:rsidRPr="003F5E3E" w:rsidR="002D01F2" w:rsidP="002D01F2" w:rsidRDefault="00F92F44" w14:paraId="19326154" w14:textId="2646A9B4">
      <w:pPr>
        <w:rPr>
          <w:rStyle w:val="eop"/>
          <w:rFonts w:ascii="Montserrat Light" w:hAnsi="Montserrat Light" w:cs="Calibri"/>
          <w:color w:val="000000"/>
          <w:shd w:val="clear" w:color="auto" w:fill="FFFFFF"/>
        </w:rPr>
      </w:pPr>
      <w:r w:rsidRPr="003F5E3E" w:rsidR="00F92F44">
        <w:rPr>
          <w:rStyle w:val="normaltextrun"/>
          <w:rFonts w:ascii="Montserrat Light" w:hAnsi="Montserrat Light" w:cs="Calibri"/>
          <w:color w:val="000000"/>
          <w:shd w:val="clear" w:color="auto" w:fill="FFFFFF"/>
        </w:rPr>
        <w:t xml:space="preserve">You </w:t>
      </w:r>
      <w:r w:rsidRPr="003F5E3E" w:rsidR="3C708D73">
        <w:rPr>
          <w:rStyle w:val="normaltextrun"/>
          <w:rFonts w:ascii="Montserrat Light" w:hAnsi="Montserrat Light" w:cs="Calibri"/>
          <w:color w:val="000000"/>
          <w:shd w:val="clear" w:color="auto" w:fill="FFFFFF"/>
        </w:rPr>
        <w:t>shouldn’t</w:t>
      </w:r>
      <w:r w:rsidRPr="003F5E3E" w:rsidR="00F92F44">
        <w:rPr>
          <w:rStyle w:val="normaltextrun"/>
          <w:rFonts w:ascii="Montserrat Light" w:hAnsi="Montserrat Light" w:cs="Calibri"/>
          <w:color w:val="000000"/>
          <w:shd w:val="clear" w:color="auto" w:fill="FFFFFF"/>
        </w:rPr>
        <w:t xml:space="preserve"> wait for seasonal campaigns to promote y</w:t>
      </w:r>
      <w:r w:rsidRPr="003F5E3E" w:rsidR="6F089AF6">
        <w:rPr>
          <w:rStyle w:val="normaltextrun"/>
          <w:rFonts w:ascii="Montserrat Light" w:hAnsi="Montserrat Light" w:cs="Calibri"/>
          <w:color w:val="000000"/>
          <w:shd w:val="clear" w:color="auto" w:fill="FFFFFF"/>
        </w:rPr>
        <w:t xml:space="preserve">our </w:t>
      </w:r>
      <w:bookmarkStart w:name="_Int_3cKWWYqS" w:id="11738341"/>
      <w:r w:rsidRPr="003F5E3E" w:rsidR="6F089AF6">
        <w:rPr>
          <w:rStyle w:val="normaltextrun"/>
          <w:rFonts w:ascii="Montserrat Light" w:hAnsi="Montserrat Light" w:cs="Calibri"/>
          <w:color w:val="000000"/>
          <w:shd w:val="clear" w:color="auto" w:fill="FFFFFF"/>
        </w:rPr>
        <w:t>club’s</w:t>
      </w:r>
      <w:bookmarkEnd w:id="11738341"/>
      <w:r w:rsidRPr="003F5E3E" w:rsidR="6F089AF6">
        <w:rPr>
          <w:rStyle w:val="normaltextrun"/>
          <w:rFonts w:ascii="Montserrat Light" w:hAnsi="Montserrat Light" w:cs="Calibri"/>
          <w:color w:val="000000"/>
          <w:shd w:val="clear" w:color="auto" w:fill="FFFFFF"/>
        </w:rPr>
        <w:t xml:space="preserve"> Provider Program</w:t>
      </w:r>
      <w:r w:rsidRPr="003F5E3E" w:rsidR="00F92F44">
        <w:rPr>
          <w:rStyle w:val="normaltextrun"/>
          <w:rFonts w:ascii="Montserrat Light" w:hAnsi="Montserrat Light" w:cs="Calibri"/>
          <w:color w:val="000000"/>
          <w:shd w:val="clear" w:color="auto" w:fill="FFFFFF"/>
        </w:rPr>
        <w:t xml:space="preserve">—you should promote it continually through ongoing marketing efforts. Use this information to create your launch and steady-state marketing strategy to attract new members </w:t>
      </w:r>
      <w:r w:rsidRPr="003F5E3E" w:rsidR="00F92F44">
        <w:rPr>
          <w:rStyle w:val="normaltextrun"/>
          <w:rFonts w:ascii="Montserrat Light" w:hAnsi="Montserrat Light" w:cs="Calibri"/>
          <w:color w:val="000000"/>
          <w:shd w:val="clear" w:color="auto" w:fill="FFFFFF"/>
        </w:rPr>
        <w:t>leveraging</w:t>
      </w:r>
      <w:r w:rsidRPr="003F5E3E" w:rsidR="00F92F44">
        <w:rPr>
          <w:rStyle w:val="normaltextrun"/>
          <w:rFonts w:ascii="Montserrat Light" w:hAnsi="Montserrat Light" w:cs="Calibri"/>
          <w:color w:val="000000"/>
          <w:shd w:val="clear" w:color="auto" w:fill="FFFFFF"/>
        </w:rPr>
        <w:t xml:space="preserve"> your </w:t>
      </w:r>
      <w:r w:rsidRPr="003F5E3E" w:rsidR="7A0D60F3">
        <w:rPr>
          <w:rStyle w:val="normaltextrun"/>
          <w:rFonts w:ascii="Montserrat Light" w:hAnsi="Montserrat Light" w:cs="Calibri"/>
          <w:color w:val="000000"/>
          <w:shd w:val="clear" w:color="auto" w:fill="FFFFFF"/>
        </w:rPr>
        <w:t>provider partnership</w:t>
      </w:r>
      <w:r w:rsidRPr="003F5E3E" w:rsidR="00F92F44">
        <w:rPr>
          <w:rStyle w:val="normaltextrun"/>
          <w:rFonts w:ascii="Montserrat Light" w:hAnsi="Montserrat Light" w:cs="Calibri"/>
          <w:color w:val="000000"/>
          <w:shd w:val="clear" w:color="auto" w:fill="FFFFFF"/>
        </w:rPr>
        <w:t xml:space="preserve">, convert the ones you already have to </w:t>
      </w:r>
      <w:r w:rsidRPr="003F5E3E" w:rsidR="00F92F44">
        <w:rPr>
          <w:rStyle w:val="normaltextrun"/>
          <w:rFonts w:ascii="Montserrat Light" w:hAnsi="Montserrat Light" w:cs="Calibri"/>
          <w:color w:val="000000"/>
          <w:shd w:val="clear" w:color="auto" w:fill="FFFFFF"/>
        </w:rPr>
        <w:t>p</w:t>
      </w:r>
      <w:r w:rsidRPr="003F5E3E" w:rsidR="33233BBD">
        <w:rPr>
          <w:rStyle w:val="normaltextrun"/>
          <w:rFonts w:ascii="Montserrat Light" w:hAnsi="Montserrat Light" w:cs="Calibri"/>
          <w:color w:val="000000"/>
          <w:shd w:val="clear" w:color="auto" w:fill="FFFFFF"/>
        </w:rPr>
        <w:t>rovider partner</w:t>
      </w:r>
      <w:r w:rsidRPr="003F5E3E" w:rsidR="00F92F44">
        <w:rPr>
          <w:rStyle w:val="normaltextrun"/>
          <w:rFonts w:ascii="Montserrat Light" w:hAnsi="Montserrat Light" w:cs="Calibri"/>
          <w:color w:val="000000"/>
          <w:shd w:val="clear" w:color="auto" w:fill="FFFFFF"/>
        </w:rPr>
        <w:t xml:space="preserve"> patients as </w:t>
      </w:r>
      <w:r w:rsidRPr="003F5E3E" w:rsidR="00F92F44">
        <w:rPr>
          <w:rStyle w:val="normaltextrun"/>
          <w:rFonts w:ascii="Montserrat Light" w:hAnsi="Montserrat Light" w:cs="Calibri"/>
          <w:color w:val="000000"/>
          <w:shd w:val="clear" w:color="auto" w:fill="FFFFFF"/>
        </w:rPr>
        <w:t>appropriate</w:t>
      </w:r>
      <w:r w:rsidRPr="003F5E3E" w:rsidR="00F92F44">
        <w:rPr>
          <w:rStyle w:val="normaltextrun"/>
          <w:rFonts w:ascii="Montserrat Light" w:hAnsi="Montserrat Light" w:cs="Calibri"/>
          <w:color w:val="000000"/>
          <w:shd w:val="clear" w:color="auto" w:fill="FFFFFF"/>
        </w:rPr>
        <w:t>, and build brand loyalty and advocacy from your members.</w:t>
      </w:r>
      <w:r w:rsidRPr="003F5E3E" w:rsidR="00F92F44">
        <w:rPr>
          <w:rStyle w:val="eop"/>
          <w:rFonts w:ascii="Montserrat Light" w:hAnsi="Montserrat Light" w:cs="Calibri"/>
          <w:color w:val="000000"/>
          <w:shd w:val="clear" w:color="auto" w:fill="FFFFFF"/>
        </w:rPr>
        <w:t> </w:t>
      </w:r>
    </w:p>
    <w:p w:rsidRPr="00F92F44" w:rsidR="00F92F44" w:rsidP="002D01F2" w:rsidRDefault="460ECA08" w14:paraId="10E86AF6" w14:textId="7E3C68BB">
      <w:pPr>
        <w:pStyle w:val="Heading1"/>
        <w:jc w:val="center"/>
      </w:pPr>
      <w:bookmarkStart w:name="_Toc504324576" w:id="1644917256"/>
      <w:r w:rsidR="460ECA08">
        <w:rPr/>
        <w:t>Positioning</w:t>
      </w:r>
      <w:bookmarkEnd w:id="1644917256"/>
    </w:p>
    <w:p w:rsidRPr="00F92F44" w:rsidR="00F92F44" w:rsidP="00F92F44" w:rsidRDefault="00F92F44" w14:paraId="602DB985" w14:textId="025E3C9E">
      <w:pPr>
        <w:pStyle w:val="paragraph"/>
        <w:spacing w:before="0" w:after="0"/>
        <w:ind w:left="1440" w:right="1440"/>
        <w:jc w:val="center"/>
        <w:textAlignment w:val="baseline"/>
        <w:rPr>
          <w:rStyle w:val="normaltextrun"/>
          <w:rFonts w:ascii="Montserrat SemiBold" w:hAnsi="Montserrat SemiBold" w:cs="Calibri" w:eastAsiaTheme="majorEastAsia"/>
        </w:rPr>
      </w:pPr>
      <w:r w:rsidRPr="00F92F44">
        <w:rPr>
          <w:rStyle w:val="normaltextrun"/>
          <w:rFonts w:ascii="Montserrat SemiBold" w:hAnsi="Montserrat SemiBold" w:cs="Calibri" w:eastAsiaTheme="majorEastAsia"/>
          <w:color w:val="3A3A3A" w:themeColor="background2" w:themeShade="40"/>
        </w:rPr>
        <w:t xml:space="preserve">Anytime Fitness is different from its competitors because no other health and wellness brand​ supports </w:t>
      </w:r>
      <w:r w:rsidRPr="00F92F44">
        <w:rPr>
          <w:rStyle w:val="normaltextrun"/>
          <w:rFonts w:ascii="Montserrat SemiBold" w:hAnsi="Montserrat SemiBold" w:cs="Calibri" w:eastAsiaTheme="majorEastAsia"/>
          <w:color w:val="2ED7DE"/>
        </w:rPr>
        <w:t>people</w:t>
      </w:r>
      <w:r w:rsidRPr="00F92F44">
        <w:rPr>
          <w:rStyle w:val="normaltextrun"/>
          <w:rFonts w:ascii="Cambria Math" w:hAnsi="Cambria Math" w:cs="Cambria Math" w:eastAsiaTheme="majorEastAsia"/>
          <w:color w:val="2ED7DE"/>
        </w:rPr>
        <w:t> </w:t>
      </w:r>
      <w:r w:rsidRPr="00F92F44">
        <w:rPr>
          <w:rStyle w:val="normaltextrun"/>
          <w:rFonts w:ascii="Montserrat SemiBold" w:hAnsi="Montserrat SemiBold" w:cs="Calibri" w:eastAsiaTheme="majorEastAsia"/>
          <w:color w:val="2ED7DE"/>
        </w:rPr>
        <w:t>better</w:t>
      </w:r>
      <w:r w:rsidRPr="00F92F44">
        <w:rPr>
          <w:rStyle w:val="normaltextrun"/>
          <w:rFonts w:ascii="Montserrat SemiBold" w:hAnsi="Montserrat SemiBold" w:cs="Calibri" w:eastAsiaTheme="majorEastAsia"/>
        </w:rPr>
        <w:t>,</w:t>
      </w:r>
      <w:r w:rsidRPr="00F92F44">
        <w:rPr>
          <w:rStyle w:val="normaltextrun"/>
          <w:rFonts w:ascii="Montserrat SemiBold" w:hAnsi="Montserrat SemiBold" w:cs="Montserrat Light" w:eastAsiaTheme="majorEastAsia"/>
        </w:rPr>
        <w:t>​</w:t>
      </w:r>
      <w:r w:rsidRPr="00F92F44">
        <w:rPr>
          <w:rStyle w:val="normaltextrun"/>
          <w:rFonts w:ascii="Montserrat SemiBold" w:hAnsi="Montserrat SemiBold" w:cs="Calibri" w:eastAsiaTheme="majorEastAsia"/>
        </w:rPr>
        <w:t xml:space="preserve"> </w:t>
      </w:r>
      <w:r w:rsidRPr="00F92F44">
        <w:rPr>
          <w:rStyle w:val="normaltextrun"/>
          <w:rFonts w:ascii="Montserrat SemiBold" w:hAnsi="Montserrat SemiBold" w:cs="Calibri" w:eastAsiaTheme="majorEastAsia"/>
          <w:color w:val="3A3A3A" w:themeColor="background2" w:themeShade="40"/>
        </w:rPr>
        <w:t xml:space="preserve">so they can live </w:t>
      </w:r>
      <w:r w:rsidRPr="00F92F44">
        <w:rPr>
          <w:rStyle w:val="normaltextrun"/>
          <w:rFonts w:ascii="Montserrat SemiBold" w:hAnsi="Montserrat SemiBold" w:cs="Calibri" w:eastAsiaTheme="majorEastAsia"/>
          <w:color w:val="FF7500"/>
        </w:rPr>
        <w:t>healthier, happier</w:t>
      </w:r>
      <w:r w:rsidRPr="00F92F44">
        <w:rPr>
          <w:rStyle w:val="normaltextrun"/>
          <w:rFonts w:ascii="Cambria Math" w:hAnsi="Cambria Math" w:cs="Cambria Math" w:eastAsiaTheme="majorEastAsia"/>
          <w:color w:val="FF7500"/>
        </w:rPr>
        <w:t> </w:t>
      </w:r>
      <w:r w:rsidRPr="00F92F44">
        <w:rPr>
          <w:rStyle w:val="normaltextrun"/>
          <w:rFonts w:ascii="Montserrat SemiBold" w:hAnsi="Montserrat SemiBold" w:cs="Calibri" w:eastAsiaTheme="majorEastAsia"/>
          <w:color w:val="FF7500"/>
        </w:rPr>
        <w:t>lives</w:t>
      </w:r>
      <w:r w:rsidRPr="00F92F44">
        <w:rPr>
          <w:rStyle w:val="normaltextrun"/>
          <w:rFonts w:ascii="Montserrat SemiBold" w:hAnsi="Montserrat SemiBold" w:cs="Calibri" w:eastAsiaTheme="majorEastAsia"/>
        </w:rPr>
        <w:t>.</w:t>
      </w:r>
    </w:p>
    <w:p w:rsidRPr="003F5E3E" w:rsidR="00F92F44" w:rsidP="00F92F44" w:rsidRDefault="00F92F44" w14:paraId="76021DF6" w14:textId="5CE533D3">
      <w:pPr>
        <w:pStyle w:val="paragraph"/>
        <w:spacing w:before="0" w:after="0"/>
        <w:textAlignment w:val="baseline"/>
        <w:rPr>
          <w:rFonts w:ascii="Montserrat Light" w:hAnsi="Montserrat Light" w:cs="Calibri"/>
          <w:sz w:val="22"/>
          <w:szCs w:val="22"/>
        </w:rPr>
      </w:pPr>
      <w:r w:rsidRPr="7FCBC92A" w:rsidR="00F92F44">
        <w:rPr>
          <w:rStyle w:val="normaltextrun"/>
          <w:rFonts w:ascii="Montserrat Light" w:hAnsi="Montserrat Light" w:eastAsia="游ゴシック Light" w:cs="Calibri" w:eastAsiaTheme="majorEastAsia"/>
          <w:sz w:val="22"/>
          <w:szCs w:val="22"/>
        </w:rPr>
        <w:t xml:space="preserve">Through expert coaching that delivers personalized training, nutrition, and recovery support, we can help people improve their health. </w:t>
      </w:r>
      <w:r w:rsidRPr="7FCBC92A" w:rsidR="66256B4D">
        <w:rPr>
          <w:rStyle w:val="normaltextrun"/>
          <w:rFonts w:ascii="Montserrat Light" w:hAnsi="Montserrat Light" w:eastAsia="游ゴシック Light" w:cs="Calibri" w:eastAsiaTheme="majorEastAsia"/>
          <w:sz w:val="22"/>
          <w:szCs w:val="22"/>
        </w:rPr>
        <w:t xml:space="preserve">The provider program </w:t>
      </w:r>
      <w:r w:rsidRPr="7FCBC92A" w:rsidR="00F92F44">
        <w:rPr>
          <w:rStyle w:val="normaltextrun"/>
          <w:rFonts w:ascii="Montserrat Light" w:hAnsi="Montserrat Light" w:eastAsia="游ゴシック Light" w:cs="Calibri" w:eastAsiaTheme="majorEastAsia"/>
          <w:sz w:val="22"/>
          <w:szCs w:val="22"/>
        </w:rPr>
        <w:t>is one way we can fulfill the recovery aspect of our holistic approach.  </w:t>
      </w:r>
      <w:r w:rsidRPr="7FCBC92A" w:rsidR="00F92F44">
        <w:rPr>
          <w:rStyle w:val="eop"/>
          <w:rFonts w:ascii="Montserrat Light" w:hAnsi="Montserrat Light" w:eastAsia="游ゴシック Light" w:cs="Calibri" w:eastAsiaTheme="majorEastAsia"/>
          <w:sz w:val="22"/>
          <w:szCs w:val="22"/>
        </w:rPr>
        <w:t> </w:t>
      </w:r>
    </w:p>
    <w:p w:rsidRPr="003F5E3E" w:rsidR="00F92F44" w:rsidP="00F92F44" w:rsidRDefault="00F92F44" w14:paraId="4A4464C5" w14:textId="7FF4A4C5">
      <w:pPr>
        <w:pStyle w:val="paragraph"/>
        <w:spacing w:before="0" w:after="0"/>
        <w:textAlignment w:val="baseline"/>
        <w:rPr>
          <w:rFonts w:ascii="Montserrat Light" w:hAnsi="Montserrat Light" w:cs="Calibri"/>
          <w:sz w:val="22"/>
          <w:szCs w:val="22"/>
        </w:rPr>
      </w:pPr>
      <w:r w:rsidRPr="7FCBC92A" w:rsidR="08ADC067">
        <w:rPr>
          <w:rStyle w:val="normaltextrun"/>
          <w:rFonts w:ascii="Montserrat Light" w:hAnsi="Montserrat Light" w:eastAsia="游ゴシック Light" w:cs="Calibri" w:eastAsiaTheme="majorEastAsia"/>
          <w:sz w:val="22"/>
          <w:szCs w:val="22"/>
        </w:rPr>
        <w:t xml:space="preserve">A provider program </w:t>
      </w:r>
      <w:r w:rsidRPr="7FCBC92A" w:rsidR="00F92F44">
        <w:rPr>
          <w:rStyle w:val="normaltextrun"/>
          <w:rFonts w:ascii="Montserrat Light" w:hAnsi="Montserrat Light" w:eastAsia="游ゴシック Light" w:cs="Calibri" w:eastAsiaTheme="majorEastAsia"/>
          <w:sz w:val="22"/>
          <w:szCs w:val="22"/>
        </w:rPr>
        <w:t>inside Anytime Fitness helps us to deliver on what our consumers are looking for:</w:t>
      </w:r>
      <w:r w:rsidRPr="7FCBC92A" w:rsidR="00F92F44">
        <w:rPr>
          <w:rStyle w:val="eop"/>
          <w:rFonts w:ascii="Montserrat Light" w:hAnsi="Montserrat Light" w:eastAsia="游ゴシック Light" w:cs="Calibri" w:eastAsiaTheme="majorEastAsia"/>
          <w:sz w:val="22"/>
          <w:szCs w:val="22"/>
        </w:rPr>
        <w:t> </w:t>
      </w:r>
    </w:p>
    <w:p w:rsidRPr="003F5E3E" w:rsidR="00F92F44" w:rsidP="003C2340" w:rsidRDefault="00F92F44" w14:paraId="3CDAC3E4" w14:textId="4D4BF522">
      <w:pPr>
        <w:pStyle w:val="paragraph"/>
        <w:numPr>
          <w:ilvl w:val="0"/>
          <w:numId w:val="12"/>
        </w:numPr>
        <w:spacing w:before="0" w:beforeAutospacing="0" w:after="0" w:afterAutospacing="0"/>
        <w:textAlignment w:val="baseline"/>
        <w:rPr>
          <w:rFonts w:ascii="Montserrat Light" w:hAnsi="Montserrat Light" w:cs="Calibri"/>
          <w:sz w:val="22"/>
          <w:szCs w:val="22"/>
        </w:rPr>
      </w:pPr>
      <w:r w:rsidRPr="003F5E3E">
        <w:rPr>
          <w:rStyle w:val="normaltextrun"/>
          <w:rFonts w:ascii="Montserrat Light" w:hAnsi="Montserrat Light" w:cs="Calibri" w:eastAsiaTheme="majorEastAsia"/>
          <w:sz w:val="22"/>
          <w:szCs w:val="22"/>
        </w:rPr>
        <w:t xml:space="preserve">A convenient way to treat their injury and mobility issues, in a place that feels comfortable and less </w:t>
      </w:r>
      <w:r w:rsidRPr="003F5E3E" w:rsidR="002D01F2">
        <w:rPr>
          <w:rStyle w:val="normaltextrun"/>
          <w:rFonts w:ascii="Montserrat Light" w:hAnsi="Montserrat Light" w:cs="Calibri" w:eastAsiaTheme="majorEastAsia"/>
          <w:sz w:val="22"/>
          <w:szCs w:val="22"/>
        </w:rPr>
        <w:t>intimidating.</w:t>
      </w:r>
      <w:r w:rsidRPr="003F5E3E">
        <w:rPr>
          <w:rStyle w:val="eop"/>
          <w:rFonts w:ascii="Montserrat Light" w:hAnsi="Montserrat Light" w:cs="Calibri" w:eastAsiaTheme="majorEastAsia"/>
          <w:sz w:val="22"/>
          <w:szCs w:val="22"/>
        </w:rPr>
        <w:t> </w:t>
      </w:r>
    </w:p>
    <w:p w:rsidRPr="003F5E3E" w:rsidR="00F92F44" w:rsidP="003C2340" w:rsidRDefault="002D01F2" w14:paraId="2F99D201" w14:textId="7E8FBCD3">
      <w:pPr>
        <w:pStyle w:val="paragraph"/>
        <w:numPr>
          <w:ilvl w:val="0"/>
          <w:numId w:val="12"/>
        </w:numPr>
        <w:spacing w:before="0" w:beforeAutospacing="0" w:after="0" w:afterAutospacing="0"/>
        <w:textAlignment w:val="baseline"/>
        <w:rPr>
          <w:rFonts w:ascii="Montserrat Light" w:hAnsi="Montserrat Light" w:cs="Calibri"/>
          <w:sz w:val="22"/>
          <w:szCs w:val="22"/>
        </w:rPr>
      </w:pPr>
      <w:r w:rsidRPr="003F5E3E">
        <w:rPr>
          <w:rStyle w:val="normaltextrun"/>
          <w:rFonts w:ascii="Montserrat Light" w:hAnsi="Montserrat Light" w:cs="Calibri" w:eastAsiaTheme="majorEastAsia"/>
          <w:sz w:val="22"/>
          <w:szCs w:val="22"/>
        </w:rPr>
        <w:t>G</w:t>
      </w:r>
      <w:r w:rsidRPr="003F5E3E" w:rsidR="00F92F44">
        <w:rPr>
          <w:rStyle w:val="normaltextrun"/>
          <w:rFonts w:ascii="Montserrat Light" w:hAnsi="Montserrat Light" w:cs="Calibri" w:eastAsiaTheme="majorEastAsia"/>
          <w:sz w:val="22"/>
          <w:szCs w:val="22"/>
        </w:rPr>
        <w:t>enuine connections with real people and collaborative care, seamless interactions between therapists and trainers</w:t>
      </w:r>
      <w:r w:rsidRPr="003F5E3E">
        <w:rPr>
          <w:rStyle w:val="normaltextrun"/>
          <w:rFonts w:ascii="Montserrat Light" w:hAnsi="Montserrat Light" w:cs="Calibri" w:eastAsiaTheme="majorEastAsia"/>
          <w:sz w:val="22"/>
          <w:szCs w:val="22"/>
        </w:rPr>
        <w:t>.</w:t>
      </w:r>
      <w:r w:rsidRPr="003F5E3E" w:rsidR="00F92F44">
        <w:rPr>
          <w:rStyle w:val="eop"/>
          <w:rFonts w:ascii="Montserrat Light" w:hAnsi="Montserrat Light" w:cs="Calibri" w:eastAsiaTheme="majorEastAsia"/>
          <w:sz w:val="22"/>
          <w:szCs w:val="22"/>
        </w:rPr>
        <w:t> </w:t>
      </w:r>
    </w:p>
    <w:p w:rsidRPr="003F5E3E" w:rsidR="00F92F44" w:rsidP="003C2340" w:rsidRDefault="002D01F2" w14:paraId="3B1A317A" w14:textId="5AD1017B">
      <w:pPr>
        <w:pStyle w:val="paragraph"/>
        <w:numPr>
          <w:ilvl w:val="0"/>
          <w:numId w:val="12"/>
        </w:numPr>
        <w:spacing w:before="0" w:beforeAutospacing="0" w:after="0" w:afterAutospacing="0"/>
        <w:textAlignment w:val="baseline"/>
        <w:rPr>
          <w:rStyle w:val="eop"/>
          <w:rFonts w:ascii="Montserrat Light" w:hAnsi="Montserrat Light" w:cs="Calibri" w:eastAsiaTheme="majorEastAsia"/>
          <w:sz w:val="22"/>
          <w:szCs w:val="22"/>
        </w:rPr>
      </w:pPr>
      <w:r w:rsidRPr="003F5E3E">
        <w:rPr>
          <w:rStyle w:val="normaltextrun"/>
          <w:rFonts w:ascii="Montserrat Light" w:hAnsi="Montserrat Light" w:cs="Calibri" w:eastAsiaTheme="majorEastAsia"/>
          <w:sz w:val="22"/>
          <w:szCs w:val="22"/>
        </w:rPr>
        <w:t>A p</w:t>
      </w:r>
      <w:r w:rsidRPr="003F5E3E" w:rsidR="00F92F44">
        <w:rPr>
          <w:rStyle w:val="normaltextrun"/>
          <w:rFonts w:ascii="Montserrat Light" w:hAnsi="Montserrat Light" w:cs="Calibri" w:eastAsiaTheme="majorEastAsia"/>
          <w:sz w:val="22"/>
          <w:szCs w:val="22"/>
        </w:rPr>
        <w:t xml:space="preserve">lace that actually cares about their </w:t>
      </w:r>
      <w:r w:rsidRPr="003F5E3E">
        <w:rPr>
          <w:rStyle w:val="normaltextrun"/>
          <w:rFonts w:ascii="Montserrat Light" w:hAnsi="Montserrat Light" w:cs="Calibri" w:eastAsiaTheme="majorEastAsia"/>
          <w:sz w:val="22"/>
          <w:szCs w:val="22"/>
        </w:rPr>
        <w:t>health and</w:t>
      </w:r>
      <w:r w:rsidRPr="003F5E3E" w:rsidR="00F92F44">
        <w:rPr>
          <w:rStyle w:val="normaltextrun"/>
          <w:rFonts w:ascii="Montserrat Light" w:hAnsi="Montserrat Light" w:cs="Calibri" w:eastAsiaTheme="majorEastAsia"/>
          <w:sz w:val="22"/>
          <w:szCs w:val="22"/>
        </w:rPr>
        <w:t xml:space="preserve"> helps them make progress towards their goals with holistic </w:t>
      </w:r>
      <w:r w:rsidRPr="003F5E3E">
        <w:rPr>
          <w:rStyle w:val="normaltextrun"/>
          <w:rFonts w:ascii="Montserrat Light" w:hAnsi="Montserrat Light" w:cs="Calibri" w:eastAsiaTheme="majorEastAsia"/>
          <w:sz w:val="22"/>
          <w:szCs w:val="22"/>
        </w:rPr>
        <w:t>support.</w:t>
      </w:r>
      <w:r w:rsidRPr="003F5E3E" w:rsidR="00F92F44">
        <w:rPr>
          <w:rStyle w:val="eop"/>
          <w:rFonts w:ascii="Montserrat Light" w:hAnsi="Montserrat Light" w:cs="Calibri" w:eastAsiaTheme="majorEastAsia"/>
          <w:sz w:val="22"/>
          <w:szCs w:val="22"/>
        </w:rPr>
        <w:t> </w:t>
      </w:r>
    </w:p>
    <w:p w:rsidRPr="002D01F2" w:rsidR="00F92F44" w:rsidP="37BC6149" w:rsidRDefault="3FA162CD" w14:paraId="76E8E93D" w14:textId="1D8C9919">
      <w:pPr>
        <w:pStyle w:val="Heading1"/>
        <w:jc w:val="center"/>
        <w:rPr>
          <w:rStyle w:val="normaltextrun"/>
        </w:rPr>
      </w:pPr>
      <w:bookmarkStart w:name="_Toc1181971317" w:id="1944009647"/>
      <w:r w:rsidRPr="5F68C211" w:rsidR="3FA162CD">
        <w:rPr>
          <w:rStyle w:val="normaltextrun"/>
        </w:rPr>
        <w:t>P</w:t>
      </w:r>
      <w:r w:rsidRPr="5F68C211" w:rsidR="006590F2">
        <w:rPr>
          <w:rStyle w:val="normaltextrun"/>
        </w:rPr>
        <w:t>rovider</w:t>
      </w:r>
      <w:r w:rsidRPr="5F68C211" w:rsidR="3FA162CD">
        <w:rPr>
          <w:rStyle w:val="normaltextrun"/>
        </w:rPr>
        <w:t xml:space="preserve"> Free Assessments</w:t>
      </w:r>
      <w:bookmarkEnd w:id="1944009647"/>
    </w:p>
    <w:p w:rsidRPr="003F5E3E" w:rsidR="00F92F44" w:rsidP="7FCBC92A" w:rsidRDefault="00F92F44" w14:paraId="6025EBC7" w14:textId="756C1832">
      <w:pPr>
        <w:pStyle w:val="paragraph"/>
        <w:spacing w:before="0" w:after="0"/>
        <w:textAlignment w:val="baseline"/>
        <w:rPr>
          <w:rStyle w:val="eop"/>
          <w:rFonts w:ascii="Montserrat Light" w:hAnsi="Montserrat Light" w:eastAsia="游ゴシック Light" w:cs="Calibri" w:eastAsiaTheme="majorEastAsia"/>
          <w:sz w:val="22"/>
          <w:szCs w:val="22"/>
        </w:rPr>
      </w:pPr>
      <w:r w:rsidRPr="7FCBC92A" w:rsidR="00F92F44">
        <w:rPr>
          <w:rStyle w:val="normaltextrun"/>
          <w:rFonts w:ascii="Montserrat Light" w:hAnsi="Montserrat Light" w:eastAsia="游ゴシック Light" w:cs="Calibri" w:eastAsiaTheme="majorEastAsia"/>
          <w:sz w:val="22"/>
          <w:szCs w:val="22"/>
        </w:rPr>
        <w:t xml:space="preserve">The best way to connect members and prospects to </w:t>
      </w:r>
      <w:r w:rsidRPr="7FCBC92A" w:rsidR="00F92F44">
        <w:rPr>
          <w:rStyle w:val="normaltextrun"/>
          <w:rFonts w:ascii="Montserrat Light" w:hAnsi="Montserrat Light" w:eastAsia="游ゴシック Light" w:cs="Calibri" w:eastAsiaTheme="majorEastAsia"/>
          <w:sz w:val="22"/>
          <w:szCs w:val="22"/>
        </w:rPr>
        <w:t>y</w:t>
      </w:r>
      <w:r w:rsidRPr="7FCBC92A" w:rsidR="5724C1B5">
        <w:rPr>
          <w:rStyle w:val="normaltextrun"/>
          <w:rFonts w:ascii="Montserrat Light" w:hAnsi="Montserrat Light" w:eastAsia="游ゴシック Light" w:cs="Calibri" w:eastAsiaTheme="majorEastAsia"/>
          <w:sz w:val="22"/>
          <w:szCs w:val="22"/>
        </w:rPr>
        <w:t>our provider partner</w:t>
      </w:r>
      <w:r w:rsidRPr="7FCBC92A" w:rsidR="00F92F44">
        <w:rPr>
          <w:rStyle w:val="normaltextrun"/>
          <w:rFonts w:ascii="Montserrat Light" w:hAnsi="Montserrat Light" w:eastAsia="游ゴシック Light" w:cs="Calibri" w:eastAsiaTheme="majorEastAsia"/>
          <w:sz w:val="22"/>
          <w:szCs w:val="22"/>
        </w:rPr>
        <w:t xml:space="preserve"> is to start them with a </w:t>
      </w:r>
      <w:r w:rsidRPr="7FCBC92A" w:rsidR="002D01F2">
        <w:rPr>
          <w:rStyle w:val="normaltextrun"/>
          <w:rFonts w:ascii="Montserrat Light" w:hAnsi="Montserrat Light" w:eastAsia="游ゴシック Light" w:cs="Calibri" w:eastAsiaTheme="majorEastAsia"/>
          <w:sz w:val="22"/>
          <w:szCs w:val="22"/>
        </w:rPr>
        <w:t>*</w:t>
      </w:r>
      <w:r w:rsidRPr="7FCBC92A" w:rsidR="00F92F44">
        <w:rPr>
          <w:rStyle w:val="normaltextrun"/>
          <w:rFonts w:ascii="Montserrat Light" w:hAnsi="Montserrat Light" w:eastAsia="游ゴシック Light" w:cs="Calibri" w:eastAsiaTheme="majorEastAsia"/>
          <w:sz w:val="22"/>
          <w:szCs w:val="22"/>
        </w:rPr>
        <w:t>Free Assessment. </w:t>
      </w:r>
      <w:r w:rsidRPr="7FCBC92A" w:rsidR="00F92F44">
        <w:rPr>
          <w:rStyle w:val="eop"/>
          <w:rFonts w:ascii="Montserrat Light" w:hAnsi="Montserrat Light" w:eastAsia="游ゴシック Light" w:cs="Calibri" w:eastAsiaTheme="majorEastAsia"/>
          <w:sz w:val="22"/>
          <w:szCs w:val="22"/>
        </w:rPr>
        <w:t> </w:t>
      </w:r>
    </w:p>
    <w:tbl>
      <w:tblPr>
        <w:tblStyle w:val="TableGrid"/>
        <w:tblW w:w="10080" w:type="dxa"/>
        <w:tblInd w:w="-5" w:type="dxa"/>
        <w:tblBorders>
          <w:top w:val="single" w:color="E8E8E8" w:themeColor="background2" w:sz="4" w:space="0"/>
          <w:left w:val="single" w:color="E8E8E8" w:themeColor="background2" w:sz="4" w:space="0"/>
          <w:bottom w:val="single" w:color="E8E8E8" w:themeColor="background2" w:sz="4" w:space="0"/>
          <w:right w:val="single" w:color="E8E8E8" w:themeColor="background2" w:sz="4" w:space="0"/>
          <w:insideH w:val="single" w:color="E8E8E8" w:themeColor="background2" w:sz="4" w:space="0"/>
          <w:insideV w:val="single" w:color="E8E8E8" w:themeColor="background2" w:sz="4" w:space="0"/>
        </w:tblBorders>
        <w:shd w:val="clear" w:color="auto" w:fill="BAF1F4"/>
        <w:tblLook w:val="04A0" w:firstRow="1" w:lastRow="0" w:firstColumn="1" w:lastColumn="0" w:noHBand="0" w:noVBand="1"/>
      </w:tblPr>
      <w:tblGrid>
        <w:gridCol w:w="10080"/>
      </w:tblGrid>
      <w:tr w:rsidR="002D01F2" w:rsidTr="4BDE7A5A" w14:paraId="101EE5D8" w14:textId="77777777">
        <w:trPr>
          <w:trHeight w:val="2276"/>
        </w:trPr>
        <w:tc>
          <w:tcPr>
            <w:tcW w:w="10080" w:type="dxa"/>
            <w:shd w:val="clear" w:color="auto" w:fill="BAF1F4"/>
            <w:tcMar/>
          </w:tcPr>
          <w:p w:rsidRPr="002D01F2" w:rsidR="002D01F2" w:rsidP="4BDE7A5A" w:rsidRDefault="002D01F2" w14:paraId="09229E48" w14:textId="1279971F">
            <w:pPr>
              <w:pStyle w:val="paragraph"/>
              <w:spacing w:before="0" w:beforeAutospacing="off" w:after="0" w:afterAutospacing="off"/>
              <w:textAlignment w:val="baseline"/>
              <w:rPr>
                <w:rFonts w:ascii="Montserrat Light" w:hAnsi="Montserrat Light" w:cs="Calibri"/>
                <w:i w:val="1"/>
                <w:iCs w:val="1"/>
                <w:sz w:val="20"/>
                <w:szCs w:val="20"/>
              </w:rPr>
            </w:pPr>
            <w:r w:rsidRPr="4BDE7A5A" w:rsidR="002D01F2">
              <w:rPr>
                <w:rStyle w:val="normaltextrun"/>
                <w:rFonts w:ascii="Montserrat Light" w:hAnsi="Montserrat Light" w:eastAsia="游ゴシック Light" w:cs="Calibri" w:eastAsiaTheme="majorEastAsia"/>
                <w:i w:val="1"/>
                <w:iCs w:val="1"/>
                <w:sz w:val="20"/>
                <w:szCs w:val="20"/>
              </w:rPr>
              <w:t xml:space="preserve">* Offer valid for 1 free physical therapy assessment conducted by the physical therapist. Limit 1 per person. No purchase </w:t>
            </w:r>
            <w:r w:rsidRPr="4BDE7A5A" w:rsidR="002D01F2">
              <w:rPr>
                <w:rStyle w:val="normaltextrun"/>
                <w:rFonts w:ascii="Montserrat Light" w:hAnsi="Montserrat Light" w:eastAsia="游ゴシック Light" w:cs="Calibri" w:eastAsiaTheme="majorEastAsia"/>
                <w:i w:val="1"/>
                <w:iCs w:val="1"/>
                <w:sz w:val="20"/>
                <w:szCs w:val="20"/>
              </w:rPr>
              <w:t>necessary</w:t>
            </w:r>
            <w:r w:rsidRPr="4BDE7A5A" w:rsidR="002D01F2">
              <w:rPr>
                <w:rStyle w:val="normaltextrun"/>
                <w:rFonts w:ascii="Montserrat Light" w:hAnsi="Montserrat Light" w:eastAsia="游ゴシック Light" w:cs="Calibri" w:eastAsiaTheme="majorEastAsia"/>
                <w:i w:val="1"/>
                <w:iCs w:val="1"/>
                <w:sz w:val="20"/>
                <w:szCs w:val="20"/>
              </w:rPr>
              <w:t xml:space="preserve">. Members with federally funded health insurance plans are not </w:t>
            </w:r>
            <w:r w:rsidRPr="4BDE7A5A" w:rsidR="716DCAA0">
              <w:rPr>
                <w:rStyle w:val="normaltextrun"/>
                <w:rFonts w:ascii="Montserrat Light" w:hAnsi="Montserrat Light" w:eastAsia="游ゴシック Light" w:cs="Calibri" w:eastAsiaTheme="majorEastAsia"/>
                <w:i w:val="1"/>
                <w:iCs w:val="1"/>
                <w:sz w:val="20"/>
                <w:szCs w:val="20"/>
              </w:rPr>
              <w:t>eligible;</w:t>
            </w:r>
            <w:r w:rsidRPr="4BDE7A5A" w:rsidR="002D01F2">
              <w:rPr>
                <w:rStyle w:val="normaltextrun"/>
                <w:rFonts w:ascii="Montserrat Light" w:hAnsi="Montserrat Light" w:eastAsia="游ゴシック Light" w:cs="Calibri" w:eastAsiaTheme="majorEastAsia"/>
                <w:i w:val="1"/>
                <w:iCs w:val="1"/>
                <w:sz w:val="20"/>
                <w:szCs w:val="20"/>
              </w:rPr>
              <w:t xml:space="preserve"> other eligibility and availability restrictions may apply. Valid only at </w:t>
            </w:r>
            <w:r w:rsidRPr="4BDE7A5A" w:rsidR="002D01F2">
              <w:rPr>
                <w:rStyle w:val="normaltextrun"/>
                <w:rFonts w:ascii="Montserrat Light" w:hAnsi="Montserrat Light" w:eastAsia="游ゴシック Light" w:cs="Calibri" w:eastAsiaTheme="majorEastAsia"/>
                <w:i w:val="1"/>
                <w:iCs w:val="1"/>
                <w:sz w:val="20"/>
                <w:szCs w:val="20"/>
              </w:rPr>
              <w:t>participating</w:t>
            </w:r>
            <w:r w:rsidRPr="4BDE7A5A" w:rsidR="002D01F2">
              <w:rPr>
                <w:rStyle w:val="normaltextrun"/>
                <w:rFonts w:ascii="Montserrat Light" w:hAnsi="Montserrat Light" w:eastAsia="游ゴシック Light" w:cs="Calibri" w:eastAsiaTheme="majorEastAsia"/>
                <w:i w:val="1"/>
                <w:iCs w:val="1"/>
                <w:sz w:val="20"/>
                <w:szCs w:val="20"/>
              </w:rPr>
              <w:t xml:space="preserve"> Anytime Fitness clubs. No cash value, not valid with any other offer, no </w:t>
            </w:r>
            <w:r w:rsidRPr="4BDE7A5A" w:rsidR="002D01F2">
              <w:rPr>
                <w:rStyle w:val="normaltextrun"/>
                <w:rFonts w:ascii="Montserrat Light" w:hAnsi="Montserrat Light" w:eastAsia="游ゴシック Light" w:cs="Calibri" w:eastAsiaTheme="majorEastAsia"/>
                <w:i w:val="1"/>
                <w:iCs w:val="1"/>
                <w:sz w:val="20"/>
                <w:szCs w:val="20"/>
              </w:rPr>
              <w:t>refunds</w:t>
            </w:r>
            <w:r w:rsidRPr="4BDE7A5A" w:rsidR="002D01F2">
              <w:rPr>
                <w:rStyle w:val="normaltextrun"/>
                <w:rFonts w:ascii="Montserrat Light" w:hAnsi="Montserrat Light" w:eastAsia="游ゴシック Light" w:cs="Calibri" w:eastAsiaTheme="majorEastAsia"/>
                <w:i w:val="1"/>
                <w:iCs w:val="1"/>
                <w:sz w:val="20"/>
                <w:szCs w:val="20"/>
              </w:rPr>
              <w:t xml:space="preserve"> or credits.  Physical therapy services are provided by an unaffiliated third party; Anytime Fitness Franchisor, LLC and franchisee owners of participating locations do not offer and are not liable or responsible for physical therapy services.  Each Anytime Fitness location is independently owned and operated. Void where prohibited.</w:t>
            </w:r>
            <w:r w:rsidRPr="4BDE7A5A" w:rsidR="002D01F2">
              <w:rPr>
                <w:rStyle w:val="eop"/>
                <w:rFonts w:ascii="Montserrat Light" w:hAnsi="Montserrat Light" w:eastAsia="游ゴシック Light" w:cs="Calibri" w:eastAsiaTheme="majorEastAsia"/>
                <w:i w:val="1"/>
                <w:iCs w:val="1"/>
                <w:sz w:val="20"/>
                <w:szCs w:val="20"/>
              </w:rPr>
              <w:t> </w:t>
            </w:r>
          </w:p>
        </w:tc>
      </w:tr>
    </w:tbl>
    <w:p w:rsidRPr="003F5E3E" w:rsidR="00F92F44" w:rsidP="7FCBC92A" w:rsidRDefault="00F92F44" w14:paraId="253F248F" w14:textId="0C39C0E4">
      <w:pPr>
        <w:pStyle w:val="paragraph"/>
        <w:spacing w:before="0" w:after="0"/>
        <w:textAlignment w:val="baseline"/>
        <w:rPr>
          <w:rStyle w:val="eop"/>
          <w:rFonts w:ascii="Montserrat Light" w:hAnsi="Montserrat Light" w:eastAsia="游ゴシック Light" w:cs="Calibri" w:eastAsiaTheme="majorEastAsia"/>
          <w:sz w:val="22"/>
          <w:szCs w:val="22"/>
        </w:rPr>
      </w:pPr>
      <w:r w:rsidRPr="480F7253" w:rsidR="00F92F44">
        <w:rPr>
          <w:rStyle w:val="normaltextrun"/>
          <w:rFonts w:ascii="Montserrat Light" w:hAnsi="Montserrat Light" w:eastAsia="游ゴシック Light" w:cs="Calibri" w:eastAsiaTheme="majorEastAsia"/>
          <w:sz w:val="22"/>
          <w:szCs w:val="22"/>
        </w:rPr>
        <w:t>Always offer a</w:t>
      </w:r>
      <w:r w:rsidRPr="480F7253" w:rsidR="00F92F44">
        <w:rPr>
          <w:rStyle w:val="normaltextrun"/>
          <w:rFonts w:ascii="Cambria Math" w:hAnsi="Cambria Math" w:eastAsia="游ゴシック Light" w:cs="Cambria Math" w:eastAsiaTheme="majorEastAsia"/>
          <w:sz w:val="22"/>
          <w:szCs w:val="22"/>
        </w:rPr>
        <w:t> </w:t>
      </w:r>
      <w:r w:rsidRPr="480F7253" w:rsidR="00F92F44">
        <w:rPr>
          <w:rStyle w:val="normaltextrun"/>
          <w:rFonts w:ascii="Montserrat Light" w:hAnsi="Montserrat Light" w:eastAsia="游ゴシック Light" w:cs="Calibri" w:eastAsiaTheme="majorEastAsia"/>
          <w:sz w:val="22"/>
          <w:szCs w:val="22"/>
        </w:rPr>
        <w:t>free assessment</w:t>
      </w:r>
      <w:r w:rsidRPr="480F7253" w:rsidR="00F92F44">
        <w:rPr>
          <w:rStyle w:val="normaltextrun"/>
          <w:rFonts w:ascii="Cambria Math" w:hAnsi="Cambria Math" w:eastAsia="游ゴシック Light" w:cs="Cambria Math" w:eastAsiaTheme="majorEastAsia"/>
          <w:sz w:val="22"/>
          <w:szCs w:val="22"/>
        </w:rPr>
        <w:t> </w:t>
      </w:r>
      <w:r w:rsidRPr="480F7253" w:rsidR="00F92F44">
        <w:rPr>
          <w:rStyle w:val="normaltextrun"/>
          <w:rFonts w:ascii="Montserrat Light" w:hAnsi="Montserrat Light" w:eastAsia="游ゴシック Light" w:cs="Calibri" w:eastAsiaTheme="majorEastAsia"/>
          <w:sz w:val="22"/>
          <w:szCs w:val="22"/>
        </w:rPr>
        <w:t xml:space="preserve">when a member </w:t>
      </w:r>
      <w:r w:rsidRPr="480F7253" w:rsidR="4D5F0830">
        <w:rPr>
          <w:rStyle w:val="normaltextrun"/>
          <w:rFonts w:ascii="Montserrat Light" w:hAnsi="Montserrat Light" w:eastAsia="游ゴシック Light" w:cs="Calibri" w:eastAsiaTheme="majorEastAsia"/>
          <w:sz w:val="22"/>
          <w:szCs w:val="22"/>
        </w:rPr>
        <w:t>shares</w:t>
      </w:r>
      <w:r w:rsidRPr="480F7253" w:rsidR="00F92F44">
        <w:rPr>
          <w:rStyle w:val="normaltextrun"/>
          <w:rFonts w:ascii="Montserrat Light" w:hAnsi="Montserrat Light" w:eastAsia="游ゴシック Light" w:cs="Calibri" w:eastAsiaTheme="majorEastAsia"/>
          <w:sz w:val="22"/>
          <w:szCs w:val="22"/>
        </w:rPr>
        <w:t xml:space="preserve"> pain, weakness, or sore or tight areas. Consider educating members about y</w:t>
      </w:r>
      <w:r w:rsidRPr="480F7253" w:rsidR="6314F39C">
        <w:rPr>
          <w:rStyle w:val="normaltextrun"/>
          <w:rFonts w:ascii="Montserrat Light" w:hAnsi="Montserrat Light" w:eastAsia="游ゴシック Light" w:cs="Calibri" w:eastAsiaTheme="majorEastAsia"/>
          <w:sz w:val="22"/>
          <w:szCs w:val="22"/>
        </w:rPr>
        <w:t>our provider partner</w:t>
      </w:r>
      <w:r w:rsidRPr="480F7253" w:rsidR="00F92F44">
        <w:rPr>
          <w:rStyle w:val="normaltextrun"/>
          <w:rFonts w:ascii="Montserrat Light" w:hAnsi="Montserrat Light" w:eastAsia="游ゴシック Light" w:cs="Calibri" w:eastAsiaTheme="majorEastAsia"/>
          <w:sz w:val="22"/>
          <w:szCs w:val="22"/>
        </w:rPr>
        <w:t xml:space="preserve"> at the following member touch points. See the program operations playbook in the AF Academy curriculum for more details. </w:t>
      </w:r>
      <w:r w:rsidRPr="480F7253" w:rsidR="00F92F44">
        <w:rPr>
          <w:rStyle w:val="eop"/>
          <w:rFonts w:ascii="Montserrat Light" w:hAnsi="Montserrat Light" w:eastAsia="游ゴシック Light" w:cs="Calibri" w:eastAsiaTheme="majorEastAsia"/>
          <w:sz w:val="22"/>
          <w:szCs w:val="22"/>
        </w:rPr>
        <w:t> </w:t>
      </w:r>
    </w:p>
    <w:tbl>
      <w:tblPr>
        <w:tblStyle w:val="TableGrid"/>
        <w:tblW w:w="102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10"/>
        <w:gridCol w:w="5110"/>
      </w:tblGrid>
      <w:tr w:rsidRPr="003F5E3E" w:rsidR="002D01F2" w:rsidTr="003C2340" w14:paraId="0F5F9F16" w14:textId="77777777">
        <w:trPr>
          <w:trHeight w:val="987"/>
        </w:trPr>
        <w:tc>
          <w:tcPr>
            <w:tcW w:w="5110" w:type="dxa"/>
          </w:tcPr>
          <w:p w:rsidRPr="003F5E3E" w:rsidR="002D01F2" w:rsidP="003C2340" w:rsidRDefault="002D01F2" w14:paraId="1E22263B" w14:textId="77777777">
            <w:pPr>
              <w:pStyle w:val="paragraph"/>
              <w:numPr>
                <w:ilvl w:val="0"/>
                <w:numId w:val="13"/>
              </w:numPr>
              <w:spacing w:before="0" w:beforeAutospacing="0" w:after="0" w:afterAutospacing="0"/>
              <w:textAlignment w:val="baseline"/>
              <w:rPr>
                <w:rFonts w:ascii="Montserrat Light" w:hAnsi="Montserrat Light" w:cs="Calibri"/>
                <w:sz w:val="22"/>
                <w:szCs w:val="22"/>
              </w:rPr>
            </w:pPr>
            <w:r w:rsidRPr="003F5E3E">
              <w:rPr>
                <w:rStyle w:val="normaltextrun"/>
                <w:rFonts w:ascii="Montserrat Light" w:hAnsi="Montserrat Light" w:cs="Calibri" w:eastAsiaTheme="majorEastAsia"/>
                <w:i/>
                <w:iCs/>
                <w:sz w:val="22"/>
                <w:szCs w:val="22"/>
              </w:rPr>
              <w:t>Initial Tour</w:t>
            </w:r>
            <w:r w:rsidRPr="003F5E3E">
              <w:rPr>
                <w:rStyle w:val="eop"/>
                <w:rFonts w:ascii="Montserrat Light" w:hAnsi="Montserrat Light" w:cs="Calibri" w:eastAsiaTheme="majorEastAsia"/>
                <w:sz w:val="22"/>
                <w:szCs w:val="22"/>
              </w:rPr>
              <w:t> </w:t>
            </w:r>
          </w:p>
          <w:p w:rsidRPr="003F5E3E" w:rsidR="002D01F2" w:rsidP="003C2340" w:rsidRDefault="002D01F2" w14:paraId="1F21699F" w14:textId="77777777">
            <w:pPr>
              <w:pStyle w:val="paragraph"/>
              <w:numPr>
                <w:ilvl w:val="0"/>
                <w:numId w:val="13"/>
              </w:numPr>
              <w:spacing w:before="0" w:beforeAutospacing="0" w:after="0" w:afterAutospacing="0"/>
              <w:textAlignment w:val="baseline"/>
              <w:rPr>
                <w:rFonts w:ascii="Montserrat Light" w:hAnsi="Montserrat Light" w:cs="Calibri"/>
                <w:sz w:val="22"/>
                <w:szCs w:val="22"/>
              </w:rPr>
            </w:pPr>
            <w:r w:rsidRPr="003F5E3E">
              <w:rPr>
                <w:rStyle w:val="normaltextrun"/>
                <w:rFonts w:ascii="Montserrat Light" w:hAnsi="Montserrat Light" w:cs="Calibri" w:eastAsiaTheme="majorEastAsia"/>
                <w:i/>
                <w:iCs/>
                <w:sz w:val="22"/>
                <w:szCs w:val="22"/>
              </w:rPr>
              <w:t>Fitness Consultation</w:t>
            </w:r>
            <w:r w:rsidRPr="003F5E3E">
              <w:rPr>
                <w:rStyle w:val="eop"/>
                <w:rFonts w:ascii="Montserrat Light" w:hAnsi="Montserrat Light" w:cs="Calibri" w:eastAsiaTheme="majorEastAsia"/>
                <w:sz w:val="22"/>
                <w:szCs w:val="22"/>
              </w:rPr>
              <w:t> </w:t>
            </w:r>
          </w:p>
          <w:p w:rsidRPr="003F5E3E" w:rsidR="002D01F2" w:rsidP="003C2340" w:rsidRDefault="002D01F2" w14:paraId="61E65BAD" w14:textId="0C33E902">
            <w:pPr>
              <w:pStyle w:val="paragraph"/>
              <w:numPr>
                <w:ilvl w:val="0"/>
                <w:numId w:val="13"/>
              </w:numPr>
              <w:spacing w:before="0" w:beforeAutospacing="0" w:after="0" w:afterAutospacing="0"/>
              <w:textAlignment w:val="baseline"/>
              <w:rPr>
                <w:rFonts w:ascii="Montserrat Light" w:hAnsi="Montserrat Light" w:cs="Calibri"/>
                <w:sz w:val="22"/>
                <w:szCs w:val="22"/>
              </w:rPr>
            </w:pPr>
            <w:r w:rsidRPr="003F5E3E">
              <w:rPr>
                <w:rStyle w:val="normaltextrun"/>
                <w:rFonts w:ascii="Montserrat Light" w:hAnsi="Montserrat Light" w:cs="Calibri" w:eastAsiaTheme="majorEastAsia"/>
                <w:i/>
                <w:iCs/>
                <w:sz w:val="22"/>
                <w:szCs w:val="22"/>
              </w:rPr>
              <w:t>6-Week Check-In</w:t>
            </w:r>
            <w:r w:rsidRPr="003F5E3E">
              <w:rPr>
                <w:rStyle w:val="eop"/>
                <w:rFonts w:ascii="Montserrat Light" w:hAnsi="Montserrat Light" w:cs="Calibri" w:eastAsiaTheme="majorEastAsia"/>
                <w:sz w:val="22"/>
                <w:szCs w:val="22"/>
              </w:rPr>
              <w:t> </w:t>
            </w:r>
          </w:p>
        </w:tc>
        <w:tc>
          <w:tcPr>
            <w:tcW w:w="5110" w:type="dxa"/>
          </w:tcPr>
          <w:p w:rsidRPr="003F5E3E" w:rsidR="002D01F2" w:rsidP="003C2340" w:rsidRDefault="002D01F2" w14:paraId="62726971" w14:textId="77777777">
            <w:pPr>
              <w:pStyle w:val="paragraph"/>
              <w:numPr>
                <w:ilvl w:val="0"/>
                <w:numId w:val="13"/>
              </w:numPr>
              <w:spacing w:before="0" w:beforeAutospacing="0" w:after="0" w:afterAutospacing="0"/>
              <w:textAlignment w:val="baseline"/>
              <w:rPr>
                <w:rFonts w:ascii="Montserrat Light" w:hAnsi="Montserrat Light" w:cs="Calibri"/>
                <w:sz w:val="22"/>
                <w:szCs w:val="22"/>
              </w:rPr>
            </w:pPr>
            <w:r w:rsidRPr="003F5E3E">
              <w:rPr>
                <w:rStyle w:val="normaltextrun"/>
                <w:rFonts w:ascii="Montserrat Light" w:hAnsi="Montserrat Light" w:cs="Calibri" w:eastAsiaTheme="majorEastAsia"/>
                <w:i/>
                <w:iCs/>
                <w:sz w:val="22"/>
                <w:szCs w:val="22"/>
              </w:rPr>
              <w:t>Member Outreach</w:t>
            </w:r>
            <w:r w:rsidRPr="003F5E3E">
              <w:rPr>
                <w:rStyle w:val="eop"/>
                <w:rFonts w:ascii="Montserrat Light" w:hAnsi="Montserrat Light" w:cs="Calibri" w:eastAsiaTheme="majorEastAsia"/>
                <w:sz w:val="22"/>
                <w:szCs w:val="22"/>
              </w:rPr>
              <w:t> </w:t>
            </w:r>
          </w:p>
          <w:p w:rsidRPr="003F5E3E" w:rsidR="002D01F2" w:rsidP="003C2340" w:rsidRDefault="002D01F2" w14:paraId="5D57E100" w14:textId="707B645A">
            <w:pPr>
              <w:pStyle w:val="paragraph"/>
              <w:numPr>
                <w:ilvl w:val="0"/>
                <w:numId w:val="13"/>
              </w:numPr>
              <w:spacing w:before="0" w:beforeAutospacing="0" w:after="0" w:afterAutospacing="0"/>
              <w:textAlignment w:val="baseline"/>
              <w:rPr>
                <w:rFonts w:ascii="Montserrat Light" w:hAnsi="Montserrat Light" w:cs="Calibri"/>
                <w:sz w:val="22"/>
                <w:szCs w:val="22"/>
              </w:rPr>
            </w:pPr>
            <w:r w:rsidRPr="003F5E3E">
              <w:rPr>
                <w:rStyle w:val="normaltextrun"/>
                <w:rFonts w:ascii="Montserrat Light" w:hAnsi="Montserrat Light" w:cs="Calibri" w:eastAsiaTheme="majorEastAsia"/>
                <w:i/>
                <w:iCs/>
                <w:sz w:val="22"/>
                <w:szCs w:val="22"/>
              </w:rPr>
              <w:t>Cancellation or Freeze Requests </w:t>
            </w:r>
            <w:r w:rsidRPr="003F5E3E">
              <w:rPr>
                <w:rStyle w:val="eop"/>
                <w:rFonts w:ascii="Montserrat Light" w:hAnsi="Montserrat Light" w:cs="Calibri" w:eastAsiaTheme="majorEastAsia"/>
                <w:sz w:val="22"/>
                <w:szCs w:val="22"/>
              </w:rPr>
              <w:t> </w:t>
            </w:r>
          </w:p>
        </w:tc>
      </w:tr>
    </w:tbl>
    <w:p w:rsidRPr="002D01F2" w:rsidR="002D01F2" w:rsidP="002D01F2" w:rsidRDefault="32675629" w14:paraId="37B1DA06" w14:textId="3049DD94">
      <w:pPr>
        <w:pStyle w:val="Heading1"/>
      </w:pPr>
      <w:bookmarkStart w:name="_Toc199067517" w:id="756431274"/>
      <w:r w:rsidR="32675629">
        <w:rPr/>
        <w:t>Events</w:t>
      </w:r>
      <w:bookmarkEnd w:id="756431274"/>
      <w:r w:rsidR="32675629">
        <w:rPr/>
        <w:t xml:space="preserve"> </w:t>
      </w:r>
    </w:p>
    <w:p w:rsidRPr="003F5E3E" w:rsidR="002D01F2" w:rsidP="002D01F2" w:rsidRDefault="002D01F2" w14:paraId="3D05E43B" w14:textId="1403AB45">
      <w:pPr>
        <w:rPr>
          <w:rFonts w:ascii="Montserrat Light" w:hAnsi="Montserrat Light"/>
        </w:rPr>
      </w:pPr>
      <w:r w:rsidRPr="7FCBC92A" w:rsidR="002D01F2">
        <w:rPr>
          <w:rFonts w:ascii="Montserrat Light" w:hAnsi="Montserrat Light"/>
        </w:rPr>
        <w:t>It is recommended to host a grand opening event for the launch of your p</w:t>
      </w:r>
      <w:r w:rsidRPr="7FCBC92A" w:rsidR="6E4B4218">
        <w:rPr>
          <w:rFonts w:ascii="Montserrat Light" w:hAnsi="Montserrat Light"/>
        </w:rPr>
        <w:t>rovider partner’s</w:t>
      </w:r>
      <w:r w:rsidRPr="7FCBC92A" w:rsidR="002D01F2">
        <w:rPr>
          <w:rFonts w:ascii="Montserrat Light" w:hAnsi="Montserrat Light"/>
        </w:rPr>
        <w:t xml:space="preserve"> space. This event should kick off the opening of the space and be held soon after the launch date. Create an exciting environment, invite in other local businesses, and make it fun! </w:t>
      </w:r>
      <w:bookmarkStart w:name="_Int_rJo2kGYH" w:id="1208960747"/>
      <w:r w:rsidRPr="7FCBC92A" w:rsidR="002D01F2">
        <w:rPr>
          <w:rFonts w:ascii="Montserrat Light" w:hAnsi="Montserrat Light"/>
        </w:rPr>
        <w:t>Reference</w:t>
      </w:r>
      <w:bookmarkEnd w:id="1208960747"/>
      <w:r w:rsidRPr="7FCBC92A" w:rsidR="002D01F2">
        <w:rPr>
          <w:rFonts w:ascii="Montserrat Light" w:hAnsi="Montserrat Light"/>
        </w:rPr>
        <w:t xml:space="preserve"> th</w:t>
      </w:r>
      <w:r w:rsidRPr="7FCBC92A" w:rsidR="2F1618C6">
        <w:rPr>
          <w:rFonts w:ascii="Montserrat Light" w:hAnsi="Montserrat Light"/>
        </w:rPr>
        <w:t>e</w:t>
      </w:r>
      <w:r w:rsidRPr="7FCBC92A" w:rsidR="002D01F2">
        <w:rPr>
          <w:rFonts w:ascii="Montserrat Light" w:hAnsi="Montserrat Light"/>
        </w:rPr>
        <w:t xml:space="preserve"> </w:t>
      </w:r>
      <w:hyperlink r:id="Rafb12e40f3b24db4">
        <w:r w:rsidRPr="7FCBC92A" w:rsidR="002D01F2">
          <w:rPr>
            <w:rStyle w:val="Hyperlink"/>
            <w:rFonts w:ascii="Montserrat Light" w:hAnsi="Montserrat Light"/>
          </w:rPr>
          <w:t>Grand Opening marketing guide</w:t>
        </w:r>
      </w:hyperlink>
      <w:r w:rsidRPr="7FCBC92A" w:rsidR="002D01F2">
        <w:rPr>
          <w:rFonts w:ascii="Montserrat Light" w:hAnsi="Montserrat Light"/>
        </w:rPr>
        <w:t xml:space="preserve"> for ideas on how to make the event </w:t>
      </w:r>
      <w:r w:rsidRPr="7FCBC92A" w:rsidR="0F230BE0">
        <w:rPr>
          <w:rFonts w:ascii="Montserrat Light" w:hAnsi="Montserrat Light"/>
        </w:rPr>
        <w:t>successful and</w:t>
      </w:r>
      <w:r w:rsidRPr="7FCBC92A" w:rsidR="002D01F2">
        <w:rPr>
          <w:rFonts w:ascii="Montserrat Light" w:hAnsi="Montserrat Light"/>
        </w:rPr>
        <w:t xml:space="preserve"> see your ‘Coming Soon' assets below.  </w:t>
      </w:r>
    </w:p>
    <w:p w:rsidRPr="003F5E3E" w:rsidR="002D01F2" w:rsidP="002D01F2" w:rsidRDefault="002D01F2" w14:paraId="6A12FBA9" w14:textId="7BE770DD">
      <w:pPr>
        <w:rPr>
          <w:rFonts w:ascii="Montserrat Light" w:hAnsi="Montserrat Light"/>
        </w:rPr>
      </w:pPr>
      <w:r w:rsidRPr="7FCBC92A" w:rsidR="002D01F2">
        <w:rPr>
          <w:rFonts w:ascii="Montserrat Light" w:hAnsi="Montserrat Light"/>
        </w:rPr>
        <w:t xml:space="preserve">In collaboration with your partner, schedule quarterly "Learn More" or Recovery 101 Workshop opportunities for members to learn more about </w:t>
      </w:r>
      <w:r w:rsidRPr="7FCBC92A" w:rsidR="424BFA36">
        <w:rPr>
          <w:rFonts w:ascii="Montserrat Light" w:hAnsi="Montserrat Light"/>
        </w:rPr>
        <w:t>recovery options</w:t>
      </w:r>
      <w:r w:rsidRPr="7FCBC92A" w:rsidR="002D01F2">
        <w:rPr>
          <w:rFonts w:ascii="Montserrat Light" w:hAnsi="Montserrat Light"/>
        </w:rPr>
        <w:t xml:space="preserve"> at the gym. Encourage members to bring a guest.</w:t>
      </w:r>
      <w:r w:rsidRPr="7FCBC92A" w:rsidR="002D01F2">
        <w:rPr>
          <w:rFonts w:ascii="Cambria Math" w:hAnsi="Cambria Math" w:cs="Cambria Math"/>
        </w:rPr>
        <w:t> </w:t>
      </w:r>
      <w:r w:rsidRPr="7FCBC92A" w:rsidR="002D01F2">
        <w:rPr>
          <w:rFonts w:ascii="Montserrat Light" w:hAnsi="Montserrat Light"/>
        </w:rPr>
        <w:t>Invite non-members to come in to learn. While they're in, try to get them on board for a free assessment and membership.</w:t>
      </w:r>
    </w:p>
    <w:p w:rsidRPr="003F5E3E" w:rsidR="003F5E3E" w:rsidP="003F5E3E" w:rsidRDefault="01D6862E" w14:paraId="185313C4" w14:textId="553135EB">
      <w:pPr>
        <w:pStyle w:val="Heading1"/>
      </w:pPr>
      <w:bookmarkStart w:name="_Toc1621338253" w:id="292325306"/>
      <w:r w:rsidRPr="5F68C211" w:rsidR="01D6862E">
        <w:rPr>
          <w:rStyle w:val="normaltextrun"/>
        </w:rPr>
        <w:t>Highlight Your P</w:t>
      </w:r>
      <w:r w:rsidRPr="5F68C211" w:rsidR="524C6AFB">
        <w:rPr>
          <w:rStyle w:val="normaltextrun"/>
        </w:rPr>
        <w:t>rovider</w:t>
      </w:r>
      <w:r w:rsidRPr="5F68C211" w:rsidR="01D6862E">
        <w:rPr>
          <w:rStyle w:val="normaltextrun"/>
        </w:rPr>
        <w:t xml:space="preserve"> Program on your Club Website</w:t>
      </w:r>
      <w:bookmarkEnd w:id="292325306"/>
      <w:r w:rsidRPr="5F68C211" w:rsidR="01D6862E">
        <w:rPr>
          <w:rStyle w:val="eop"/>
        </w:rPr>
        <w:t> </w:t>
      </w:r>
    </w:p>
    <w:p w:rsidR="003F5E3E" w:rsidP="7FCBC92A" w:rsidRDefault="01D6862E" w14:paraId="5270A47D" w14:textId="01993B8B">
      <w:pPr>
        <w:pStyle w:val="paragraph"/>
        <w:spacing w:before="0" w:beforeAutospacing="off" w:after="0" w:afterAutospacing="off"/>
        <w:textAlignment w:val="baseline"/>
        <w:rPr>
          <w:rFonts w:ascii="Montserrat Light" w:hAnsi="Montserrat Light" w:cs="Segoe UI"/>
          <w:sz w:val="22"/>
          <w:szCs w:val="22"/>
        </w:rPr>
      </w:pPr>
      <w:r w:rsidRPr="7FCBC92A" w:rsidR="01D6862E">
        <w:rPr>
          <w:rStyle w:val="normaltextrun"/>
          <w:rFonts w:ascii="Montserrat Light" w:hAnsi="Montserrat Light" w:eastAsia="游ゴシック Light" w:cs="Calibri" w:eastAsiaTheme="majorEastAsia"/>
          <w:sz w:val="22"/>
          <w:szCs w:val="22"/>
        </w:rPr>
        <w:t xml:space="preserve">Add </w:t>
      </w:r>
      <w:r w:rsidRPr="7FCBC92A" w:rsidR="756D85E8">
        <w:rPr>
          <w:rStyle w:val="normaltextrun"/>
          <w:rFonts w:ascii="Montserrat Light" w:hAnsi="Montserrat Light" w:eastAsia="游ゴシック Light" w:cs="Calibri" w:eastAsiaTheme="majorEastAsia"/>
          <w:sz w:val="22"/>
          <w:szCs w:val="22"/>
        </w:rPr>
        <w:t xml:space="preserve">your provider partner </w:t>
      </w:r>
      <w:r w:rsidRPr="7FCBC92A" w:rsidR="01D6862E">
        <w:rPr>
          <w:rStyle w:val="normaltextrun"/>
          <w:rFonts w:ascii="Montserrat Light" w:hAnsi="Montserrat Light" w:eastAsia="游ゴシック Light" w:cs="Calibri" w:eastAsiaTheme="majorEastAsia"/>
          <w:sz w:val="22"/>
          <w:szCs w:val="22"/>
        </w:rPr>
        <w:t>to your club amenities</w:t>
      </w:r>
      <w:r w:rsidRPr="7FCBC92A" w:rsidR="01D6862E">
        <w:rPr>
          <w:rStyle w:val="eop"/>
          <w:rFonts w:ascii="Montserrat Light" w:hAnsi="Montserrat Light" w:eastAsia="游ゴシック Light" w:cs="Calibri" w:eastAsiaTheme="majorEastAsia"/>
          <w:sz w:val="22"/>
          <w:szCs w:val="22"/>
        </w:rPr>
        <w:t xml:space="preserve"> and </w:t>
      </w:r>
      <w:r w:rsidRPr="7FCBC92A" w:rsidR="01D6862E">
        <w:rPr>
          <w:rStyle w:val="normaltextrun"/>
          <w:rFonts w:ascii="Montserrat Light" w:hAnsi="Montserrat Light" w:eastAsia="游ゴシック Light" w:cs="Calibri" w:eastAsiaTheme="majorEastAsia"/>
          <w:sz w:val="22"/>
          <w:szCs w:val="22"/>
        </w:rPr>
        <w:t xml:space="preserve">put an announcement on your club website to inform prospective members that </w:t>
      </w:r>
      <w:r w:rsidRPr="7FCBC92A" w:rsidR="5D2B1EB2">
        <w:rPr>
          <w:rStyle w:val="normaltextrun"/>
          <w:rFonts w:ascii="Montserrat Light" w:hAnsi="Montserrat Light" w:eastAsia="游ゴシック Light" w:cs="Calibri" w:eastAsiaTheme="majorEastAsia"/>
          <w:sz w:val="22"/>
          <w:szCs w:val="22"/>
        </w:rPr>
        <w:t>your provider partner’s services are</w:t>
      </w:r>
      <w:r w:rsidRPr="7FCBC92A" w:rsidR="01D6862E">
        <w:rPr>
          <w:rStyle w:val="normaltextrun"/>
          <w:rFonts w:ascii="Montserrat Light" w:hAnsi="Montserrat Light" w:eastAsia="游ゴシック Light" w:cs="Calibri" w:eastAsiaTheme="majorEastAsia"/>
          <w:sz w:val="22"/>
          <w:szCs w:val="22"/>
        </w:rPr>
        <w:t xml:space="preserve"> within your walls. Use </w:t>
      </w:r>
      <w:hyperlink r:id="Rcac5eac107664ad7">
        <w:r w:rsidRPr="7FCBC92A" w:rsidR="01D6862E">
          <w:rPr>
            <w:rStyle w:val="normaltextrun"/>
            <w:rFonts w:ascii="Montserrat Light" w:hAnsi="Montserrat Light" w:eastAsia="游ゴシック Light" w:cs="Calibri" w:eastAsiaTheme="majorEastAsia"/>
            <w:color w:val="0000FF"/>
            <w:sz w:val="22"/>
            <w:szCs w:val="22"/>
            <w:u w:val="single"/>
          </w:rPr>
          <w:t>this resource center article</w:t>
        </w:r>
      </w:hyperlink>
      <w:r w:rsidRPr="7FCBC92A" w:rsidR="01D6862E">
        <w:rPr>
          <w:rStyle w:val="normaltextrun"/>
          <w:rFonts w:ascii="Montserrat Light" w:hAnsi="Montserrat Light" w:eastAsia="游ゴシック Light" w:cs="Calibri" w:eastAsiaTheme="majorEastAsia"/>
          <w:sz w:val="22"/>
          <w:szCs w:val="22"/>
        </w:rPr>
        <w:t xml:space="preserve"> to learn how.</w:t>
      </w:r>
      <w:r w:rsidRPr="7FCBC92A" w:rsidR="01D6862E">
        <w:rPr>
          <w:rStyle w:val="eop"/>
          <w:rFonts w:ascii="Montserrat Light" w:hAnsi="Montserrat Light" w:eastAsia="游ゴシック Light" w:cs="Calibri" w:eastAsiaTheme="majorEastAsia"/>
          <w:sz w:val="22"/>
          <w:szCs w:val="22"/>
        </w:rPr>
        <w:t> </w:t>
      </w:r>
    </w:p>
    <w:p w:rsidRPr="003F5E3E" w:rsidR="003F5E3E" w:rsidP="37BC6149" w:rsidRDefault="003F5E3E" w14:paraId="6F6DA059" w14:textId="444AF480">
      <w:pPr>
        <w:pStyle w:val="paragraph"/>
        <w:spacing w:before="0" w:beforeAutospacing="0" w:after="0" w:afterAutospacing="0"/>
        <w:textAlignment w:val="baseline"/>
        <w:rPr>
          <w:rStyle w:val="eop"/>
          <w:rFonts w:ascii="Montserrat Light" w:hAnsi="Montserrat Light" w:cs="Calibri" w:eastAsiaTheme="majorEastAsia"/>
          <w:sz w:val="22"/>
          <w:szCs w:val="22"/>
        </w:rPr>
      </w:pPr>
    </w:p>
    <w:p w:rsidRPr="003F5E3E" w:rsidR="003F5E3E" w:rsidP="7FCBC92A" w:rsidRDefault="04E9F5C7" w14:paraId="790B7B55" w14:textId="5ABA221E">
      <w:pPr>
        <w:pStyle w:val="paragraph"/>
        <w:numPr>
          <w:ilvl w:val="0"/>
          <w:numId w:val="10"/>
        </w:numPr>
        <w:spacing w:before="0" w:beforeAutospacing="off" w:after="0" w:afterAutospacing="off"/>
        <w:textAlignment w:val="baseline"/>
        <w:rPr>
          <w:rStyle w:val="eop"/>
          <w:rFonts w:ascii="Montserrat Light" w:hAnsi="Montserrat Light" w:eastAsia="游ゴシック Light" w:cs="Calibri" w:eastAsiaTheme="majorEastAsia"/>
          <w:sz w:val="22"/>
          <w:szCs w:val="22"/>
        </w:rPr>
      </w:pPr>
      <w:r w:rsidRPr="7FCBC92A" w:rsidR="04E9F5C7">
        <w:rPr>
          <w:rStyle w:val="eop"/>
          <w:rFonts w:ascii="Montserrat Light" w:hAnsi="Montserrat Light" w:eastAsia="游ゴシック Light" w:cs="Calibri" w:eastAsiaTheme="majorEastAsia"/>
          <w:sz w:val="22"/>
          <w:szCs w:val="22"/>
        </w:rPr>
        <w:t xml:space="preserve">Create an AF Dashboard </w:t>
      </w:r>
      <w:r w:rsidRPr="7FCBC92A" w:rsidR="74A607F7">
        <w:rPr>
          <w:rStyle w:val="eop"/>
          <w:rFonts w:ascii="Montserrat Light" w:hAnsi="Montserrat Light" w:eastAsia="游ゴシック Light" w:cs="Calibri" w:eastAsiaTheme="majorEastAsia"/>
          <w:sz w:val="22"/>
          <w:szCs w:val="22"/>
        </w:rPr>
        <w:t>p</w:t>
      </w:r>
      <w:r w:rsidRPr="7FCBC92A" w:rsidR="04E9F5C7">
        <w:rPr>
          <w:rStyle w:val="eop"/>
          <w:rFonts w:ascii="Montserrat Light" w:hAnsi="Montserrat Light" w:eastAsia="游ゴシック Light" w:cs="Calibri" w:eastAsiaTheme="majorEastAsia"/>
          <w:sz w:val="22"/>
          <w:szCs w:val="22"/>
        </w:rPr>
        <w:t xml:space="preserve">rofile for </w:t>
      </w:r>
      <w:r w:rsidRPr="7FCBC92A" w:rsidR="5314BB27">
        <w:rPr>
          <w:rStyle w:val="eop"/>
          <w:rFonts w:ascii="Montserrat Light" w:hAnsi="Montserrat Light" w:eastAsia="游ゴシック Light" w:cs="Calibri" w:eastAsiaTheme="majorEastAsia"/>
          <w:sz w:val="22"/>
          <w:szCs w:val="22"/>
        </w:rPr>
        <w:t>the p</w:t>
      </w:r>
      <w:r w:rsidRPr="7FCBC92A" w:rsidR="462DA2C5">
        <w:rPr>
          <w:rStyle w:val="eop"/>
          <w:rFonts w:ascii="Montserrat Light" w:hAnsi="Montserrat Light" w:eastAsia="游ゴシック Light" w:cs="Calibri" w:eastAsiaTheme="majorEastAsia"/>
          <w:sz w:val="22"/>
          <w:szCs w:val="22"/>
        </w:rPr>
        <w:t>rovider</w:t>
      </w:r>
      <w:r w:rsidRPr="7FCBC92A" w:rsidR="5314BB27">
        <w:rPr>
          <w:rStyle w:val="eop"/>
          <w:rFonts w:ascii="Montserrat Light" w:hAnsi="Montserrat Light" w:eastAsia="游ゴシック Light" w:cs="Calibri" w:eastAsiaTheme="majorEastAsia"/>
          <w:sz w:val="22"/>
          <w:szCs w:val="22"/>
        </w:rPr>
        <w:t xml:space="preserve">.  </w:t>
      </w:r>
    </w:p>
    <w:p w:rsidRPr="003F5E3E" w:rsidR="003F5E3E" w:rsidP="7FCBC92A" w:rsidRDefault="79680EB3" w14:paraId="10D87B35" w14:textId="7C5A64D0">
      <w:pPr>
        <w:pStyle w:val="paragraph"/>
        <w:numPr>
          <w:ilvl w:val="1"/>
          <w:numId w:val="10"/>
        </w:numPr>
        <w:spacing w:before="0" w:beforeAutospacing="off" w:after="0" w:afterAutospacing="off"/>
        <w:textAlignment w:val="baseline"/>
        <w:rPr>
          <w:rStyle w:val="eop"/>
          <w:rFonts w:ascii="Montserrat Light" w:hAnsi="Montserrat Light" w:eastAsia="游ゴシック Light" w:cs="Calibri" w:eastAsiaTheme="majorEastAsia"/>
        </w:rPr>
      </w:pPr>
      <w:r w:rsidRPr="480F7253" w:rsidR="79680EB3">
        <w:rPr>
          <w:rStyle w:val="eop"/>
          <w:rFonts w:ascii="Montserrat Light" w:hAnsi="Montserrat Light" w:eastAsia="游ゴシック Light" w:cs="Calibri" w:eastAsiaTheme="majorEastAsia"/>
        </w:rPr>
        <w:t xml:space="preserve">First Name: </w:t>
      </w:r>
      <w:r w:rsidRPr="480F7253" w:rsidR="386D4E38">
        <w:rPr>
          <w:rStyle w:val="eop"/>
          <w:rFonts w:ascii="Montserrat Light" w:hAnsi="Montserrat Light" w:eastAsia="游ゴシック Light" w:cs="Calibri" w:eastAsiaTheme="majorEastAsia"/>
        </w:rPr>
        <w:t>provider</w:t>
      </w:r>
      <w:r w:rsidRPr="480F7253" w:rsidR="79680EB3">
        <w:rPr>
          <w:rStyle w:val="eop"/>
          <w:rFonts w:ascii="Montserrat Light" w:hAnsi="Montserrat Light" w:eastAsia="游ゴシック Light" w:cs="Calibri" w:eastAsiaTheme="majorEastAsia"/>
        </w:rPr>
        <w:t>’s</w:t>
      </w:r>
      <w:r w:rsidRPr="480F7253" w:rsidR="79680EB3">
        <w:rPr>
          <w:rStyle w:val="eop"/>
          <w:rFonts w:ascii="Montserrat Light" w:hAnsi="Montserrat Light" w:eastAsia="游ゴシック Light" w:cs="Calibri" w:eastAsiaTheme="majorEastAsia"/>
        </w:rPr>
        <w:t xml:space="preserve"> first name, partner</w:t>
      </w:r>
      <w:r w:rsidRPr="480F7253" w:rsidR="56336CB7">
        <w:rPr>
          <w:rStyle w:val="eop"/>
          <w:rFonts w:ascii="Montserrat Light" w:hAnsi="Montserrat Light" w:eastAsia="游ゴシック Light" w:cs="Calibri" w:eastAsiaTheme="majorEastAsia"/>
        </w:rPr>
        <w:t>/company</w:t>
      </w:r>
      <w:r w:rsidRPr="480F7253" w:rsidR="79680EB3">
        <w:rPr>
          <w:rStyle w:val="eop"/>
          <w:rFonts w:ascii="Montserrat Light" w:hAnsi="Montserrat Light" w:eastAsia="游ゴシック Light" w:cs="Calibri" w:eastAsiaTheme="majorEastAsia"/>
        </w:rPr>
        <w:t xml:space="preserve"> </w:t>
      </w:r>
      <w:r w:rsidRPr="480F7253" w:rsidR="0EC7328D">
        <w:rPr>
          <w:rStyle w:val="eop"/>
          <w:rFonts w:ascii="Montserrat Light" w:hAnsi="Montserrat Light" w:eastAsia="游ゴシック Light" w:cs="Calibri" w:eastAsiaTheme="majorEastAsia"/>
        </w:rPr>
        <w:t>n</w:t>
      </w:r>
      <w:r w:rsidRPr="480F7253" w:rsidR="79680EB3">
        <w:rPr>
          <w:rStyle w:val="eop"/>
          <w:rFonts w:ascii="Montserrat Light" w:hAnsi="Montserrat Light" w:eastAsia="游ゴシック Light" w:cs="Calibri" w:eastAsiaTheme="majorEastAsia"/>
        </w:rPr>
        <w:t xml:space="preserve">ame </w:t>
      </w:r>
    </w:p>
    <w:p w:rsidRPr="003F5E3E" w:rsidR="003F5E3E" w:rsidP="7FCBC92A" w:rsidRDefault="79680EB3" w14:paraId="4258E8E0" w14:textId="34E92E63">
      <w:pPr>
        <w:pStyle w:val="paragraph"/>
        <w:numPr>
          <w:ilvl w:val="1"/>
          <w:numId w:val="10"/>
        </w:numPr>
        <w:spacing w:before="0" w:beforeAutospacing="off" w:after="0" w:afterAutospacing="off"/>
        <w:textAlignment w:val="baseline"/>
        <w:rPr/>
      </w:pPr>
      <w:r w:rsidRPr="24D53F1E" w:rsidR="79680EB3">
        <w:rPr>
          <w:rStyle w:val="eop"/>
          <w:rFonts w:ascii="Montserrat Light" w:hAnsi="Montserrat Light" w:eastAsia="游ゴシック Light" w:cs="Calibri" w:eastAsiaTheme="majorEastAsia"/>
        </w:rPr>
        <w:t xml:space="preserve">Last Name: </w:t>
      </w:r>
      <w:r w:rsidRPr="24D53F1E" w:rsidR="79680EB3">
        <w:rPr>
          <w:rStyle w:val="eop"/>
          <w:rFonts w:ascii="Montserrat Light" w:hAnsi="Montserrat Light" w:eastAsia="游ゴシック Light" w:cs="Calibri" w:eastAsiaTheme="majorEastAsia"/>
        </w:rPr>
        <w:t>Physical Therapist</w:t>
      </w:r>
      <w:r>
        <w:br/>
      </w:r>
    </w:p>
    <w:p w:rsidRPr="003F5E3E" w:rsidR="003F5E3E" w:rsidP="7FCBC92A" w:rsidRDefault="55A65421" w14:paraId="3162B963" w14:textId="07BE75F5">
      <w:pPr>
        <w:pStyle w:val="paragraph"/>
        <w:spacing w:before="0" w:beforeAutospacing="off" w:after="0" w:afterAutospacing="off"/>
        <w:ind w:left="720"/>
        <w:textAlignment w:val="baseline"/>
        <w:rPr>
          <w:rStyle w:val="eop"/>
          <w:rFonts w:ascii="Montserrat Light" w:hAnsi="Montserrat Light" w:eastAsia="游ゴシック Light" w:cs="Calibri" w:eastAsiaTheme="majorEastAsia"/>
          <w:sz w:val="22"/>
          <w:szCs w:val="22"/>
        </w:rPr>
      </w:pPr>
      <w:r w:rsidRPr="480F7253" w:rsidR="55A65421">
        <w:rPr>
          <w:rStyle w:val="eop"/>
          <w:rFonts w:ascii="Montserrat Light" w:hAnsi="Montserrat Light" w:eastAsia="游ゴシック Light" w:cs="Calibri" w:eastAsiaTheme="majorEastAsia"/>
          <w:sz w:val="22"/>
          <w:szCs w:val="22"/>
        </w:rPr>
        <w:t>*The AF support team will do this for you, for corporate partnerships such as</w:t>
      </w:r>
      <w:r w:rsidRPr="480F7253" w:rsidR="0F7AD746">
        <w:rPr>
          <w:rStyle w:val="eop"/>
          <w:rFonts w:ascii="Montserrat Light" w:hAnsi="Montserrat Light" w:eastAsia="游ゴシック Light" w:cs="Calibri" w:eastAsiaTheme="majorEastAsia"/>
          <w:sz w:val="22"/>
          <w:szCs w:val="22"/>
        </w:rPr>
        <w:t xml:space="preserve"> </w:t>
      </w:r>
      <w:r w:rsidRPr="480F7253" w:rsidR="328EAC03">
        <w:rPr>
          <w:rStyle w:val="eop"/>
          <w:rFonts w:ascii="Montserrat Light" w:hAnsi="Montserrat Light" w:eastAsia="游ゴシック Light" w:cs="Calibri" w:eastAsiaTheme="majorEastAsia"/>
          <w:sz w:val="22"/>
          <w:szCs w:val="22"/>
        </w:rPr>
        <w:t>ATI</w:t>
      </w:r>
      <w:r w:rsidRPr="480F7253" w:rsidR="55A65421">
        <w:rPr>
          <w:rStyle w:val="eop"/>
          <w:rFonts w:ascii="Montserrat Light" w:hAnsi="Montserrat Light" w:eastAsia="游ゴシック Light" w:cs="Calibri" w:eastAsiaTheme="majorEastAsia"/>
          <w:sz w:val="22"/>
          <w:szCs w:val="22"/>
        </w:rPr>
        <w:t>.</w:t>
      </w:r>
    </w:p>
    <w:p w:rsidR="24D53F1E" w:rsidP="24D53F1E" w:rsidRDefault="24D53F1E" w14:paraId="30F19FB8" w14:textId="05E9F1FB">
      <w:pPr>
        <w:pStyle w:val="paragraph"/>
        <w:spacing w:before="0" w:beforeAutospacing="off" w:after="0" w:afterAutospacing="off"/>
        <w:ind w:left="0"/>
        <w:rPr>
          <w:rStyle w:val="eop"/>
          <w:rFonts w:ascii="Montserrat Light" w:hAnsi="Montserrat Light" w:eastAsia="游ゴシック Light" w:cs="Calibri" w:eastAsiaTheme="majorEastAsia"/>
          <w:sz w:val="22"/>
          <w:szCs w:val="22"/>
        </w:rPr>
      </w:pPr>
    </w:p>
    <w:p w:rsidRPr="003F5E3E" w:rsidR="003F5E3E" w:rsidP="7FCBC92A" w:rsidRDefault="58A9DBD9" w14:paraId="62C5CF19" w14:textId="1B721F5A">
      <w:pPr>
        <w:pStyle w:val="paragraph"/>
        <w:spacing w:before="0" w:beforeAutospacing="off" w:after="0" w:afterAutospacing="off"/>
        <w:ind w:left="720" w:hanging="360"/>
        <w:textAlignment w:val="baseline"/>
        <w:rPr>
          <w:rStyle w:val="eop"/>
          <w:rFonts w:ascii="Montserrat Light" w:hAnsi="Montserrat Light" w:eastAsia="游ゴシック Light" w:cs="Calibri" w:eastAsiaTheme="majorEastAsia"/>
          <w:sz w:val="22"/>
          <w:szCs w:val="22"/>
        </w:rPr>
      </w:pPr>
      <w:r w:rsidRPr="7FCBC92A" w:rsidR="58A9DBD9">
        <w:rPr>
          <w:rStyle w:val="eop"/>
          <w:rFonts w:ascii="Montserrat Light" w:hAnsi="Montserrat Light" w:eastAsia="游ゴシック Light" w:cs="Calibri" w:eastAsiaTheme="majorEastAsia"/>
          <w:sz w:val="22"/>
          <w:szCs w:val="22"/>
        </w:rPr>
        <w:t xml:space="preserve">2.  </w:t>
      </w:r>
      <w:r w:rsidRPr="7FCBC92A" w:rsidR="0AF4B13B">
        <w:rPr>
          <w:rStyle w:val="eop"/>
          <w:rFonts w:ascii="Montserrat Light" w:hAnsi="Montserrat Light" w:eastAsia="游ゴシック Light" w:cs="Calibri" w:eastAsiaTheme="majorEastAsia"/>
          <w:sz w:val="22"/>
          <w:szCs w:val="22"/>
        </w:rPr>
        <w:t xml:space="preserve"> </w:t>
      </w:r>
      <w:r w:rsidRPr="7FCBC92A" w:rsidR="1168428A">
        <w:rPr>
          <w:rStyle w:val="eop"/>
          <w:rFonts w:ascii="Montserrat Light" w:hAnsi="Montserrat Light" w:eastAsia="游ゴシック Light" w:cs="Calibri" w:eastAsiaTheme="majorEastAsia"/>
          <w:sz w:val="22"/>
          <w:szCs w:val="22"/>
        </w:rPr>
        <w:t>Request a headshot and bio from the p</w:t>
      </w:r>
      <w:r w:rsidRPr="7FCBC92A" w:rsidR="4CDD78B6">
        <w:rPr>
          <w:rStyle w:val="eop"/>
          <w:rFonts w:ascii="Montserrat Light" w:hAnsi="Montserrat Light" w:eastAsia="游ゴシック Light" w:cs="Calibri" w:eastAsiaTheme="majorEastAsia"/>
          <w:sz w:val="22"/>
          <w:szCs w:val="22"/>
        </w:rPr>
        <w:t>rovider</w:t>
      </w:r>
      <w:r w:rsidRPr="7FCBC92A" w:rsidR="1168428A">
        <w:rPr>
          <w:rStyle w:val="eop"/>
          <w:rFonts w:ascii="Montserrat Light" w:hAnsi="Montserrat Light" w:eastAsia="游ゴシック Light" w:cs="Calibri" w:eastAsiaTheme="majorEastAsia"/>
          <w:sz w:val="22"/>
          <w:szCs w:val="22"/>
        </w:rPr>
        <w:t xml:space="preserve"> to add to their AF Dashboard profile. </w:t>
      </w:r>
      <w:r w:rsidRPr="7FCBC92A" w:rsidR="6CE2F085">
        <w:rPr>
          <w:rStyle w:val="eop"/>
          <w:rFonts w:ascii="Montserrat Light" w:hAnsi="Montserrat Light" w:eastAsia="游ゴシック Light" w:cs="Calibri" w:eastAsiaTheme="majorEastAsia"/>
          <w:sz w:val="22"/>
          <w:szCs w:val="22"/>
        </w:rPr>
        <w:t>Include the p</w:t>
      </w:r>
      <w:r w:rsidRPr="7FCBC92A" w:rsidR="3F82E5E7">
        <w:rPr>
          <w:rStyle w:val="eop"/>
          <w:rFonts w:ascii="Montserrat Light" w:hAnsi="Montserrat Light" w:eastAsia="游ゴシック Light" w:cs="Calibri" w:eastAsiaTheme="majorEastAsia"/>
          <w:sz w:val="22"/>
          <w:szCs w:val="22"/>
        </w:rPr>
        <w:t>rovider</w:t>
      </w:r>
      <w:r w:rsidRPr="7FCBC92A" w:rsidR="6CE2F085">
        <w:rPr>
          <w:rStyle w:val="eop"/>
          <w:rFonts w:ascii="Montserrat Light" w:hAnsi="Montserrat Light" w:eastAsia="游ゴシック Light" w:cs="Calibri" w:eastAsiaTheme="majorEastAsia"/>
          <w:sz w:val="22"/>
          <w:szCs w:val="22"/>
        </w:rPr>
        <w:t>’s schedule link or phone number in their bio.</w:t>
      </w:r>
    </w:p>
    <w:p w:rsidRPr="003F5E3E" w:rsidR="003F5E3E" w:rsidP="37BC6149" w:rsidRDefault="003F5E3E" w14:paraId="51B38390" w14:textId="5CC277A4">
      <w:pPr>
        <w:pStyle w:val="paragraph"/>
        <w:spacing w:before="0" w:beforeAutospacing="0" w:after="0" w:afterAutospacing="0"/>
        <w:ind w:left="720" w:hanging="360"/>
        <w:textAlignment w:val="baseline"/>
        <w:rPr>
          <w:rStyle w:val="eop"/>
          <w:rFonts w:ascii="Montserrat Light" w:hAnsi="Montserrat Light" w:cs="Calibri" w:eastAsiaTheme="majorEastAsia"/>
          <w:sz w:val="22"/>
          <w:szCs w:val="22"/>
        </w:rPr>
      </w:pPr>
    </w:p>
    <w:p w:rsidRPr="003F5E3E" w:rsidR="003F5E3E" w:rsidP="02E23989" w:rsidRDefault="1D9DF6F6" w14:paraId="25FDC169" w14:textId="19555908">
      <w:pPr>
        <w:pStyle w:val="paragraph"/>
        <w:spacing w:before="0" w:beforeAutospacing="off" w:after="0" w:afterAutospacing="off"/>
        <w:ind w:left="720" w:hanging="360"/>
        <w:textAlignment w:val="baseline"/>
        <w:rPr>
          <w:rFonts w:ascii="Montserrat Light" w:hAnsi="Montserrat Light"/>
        </w:rPr>
      </w:pPr>
      <w:r w:rsidR="1D9DF6F6">
        <w:rPr/>
        <w:t xml:space="preserve">       </w:t>
      </w:r>
      <w:r w:rsidR="306A54C0">
        <w:drawing>
          <wp:inline wp14:editId="1D5C510F" wp14:anchorId="50ED88BD">
            <wp:extent cx="6400800" cy="4010025"/>
            <wp:effectExtent l="0" t="0" r="0" b="0"/>
            <wp:docPr id="305368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368471" name="Picture 305368471"/>
                    <pic:cNvPicPr/>
                  </pic:nvPicPr>
                  <pic:blipFill>
                    <a:blip xmlns:r="http://schemas.openxmlformats.org/officeDocument/2006/relationships" r:embed="rId2059671201">
                      <a:extLst>
                        <a:ext uri="{28A0092B-C50C-407E-A947-70E740481C1C}">
                          <a14:useLocalDpi xmlns:a14="http://schemas.microsoft.com/office/drawing/2010/main"/>
                        </a:ext>
                      </a:extLst>
                    </a:blip>
                    <a:stretch>
                      <a:fillRect/>
                    </a:stretch>
                  </pic:blipFill>
                  <pic:spPr>
                    <a:xfrm>
                      <a:off x="0" y="0"/>
                      <a:ext cx="6400800" cy="4010025"/>
                    </a:xfrm>
                    <a:prstGeom prst="rect">
                      <a:avLst/>
                    </a:prstGeom>
                  </pic:spPr>
                </pic:pic>
              </a:graphicData>
            </a:graphic>
          </wp:inline>
        </w:drawing>
      </w:r>
      <w:r w:rsidR="003F5E3E">
        <w:tab/>
      </w:r>
    </w:p>
    <w:p w:rsidRPr="003F5E3E" w:rsidR="003F5E3E" w:rsidP="0A928221" w:rsidRDefault="5A4D732A" w14:paraId="31E6B075" w14:textId="5B5063BF">
      <w:pPr>
        <w:pStyle w:val="paragraph"/>
        <w:spacing w:before="0" w:beforeAutospacing="off" w:after="0" w:afterAutospacing="off"/>
        <w:ind w:left="720"/>
        <w:jc w:val="center"/>
        <w:textAlignment w:val="baseline"/>
      </w:pPr>
      <w:r w:rsidR="4D225CF5">
        <w:drawing>
          <wp:inline wp14:editId="4815F953" wp14:anchorId="768BC29F">
            <wp:extent cx="5762625" cy="3035668"/>
            <wp:effectExtent l="0" t="0" r="0" b="0"/>
            <wp:docPr id="979905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905371" name="Picture 979905371"/>
                    <pic:cNvPicPr/>
                  </pic:nvPicPr>
                  <pic:blipFill>
                    <a:blip xmlns:r="http://schemas.openxmlformats.org/officeDocument/2006/relationships" r:embed="rId1774487123">
                      <a:extLst>
                        <a:ext uri="{28A0092B-C50C-407E-A947-70E740481C1C}">
                          <a14:useLocalDpi xmlns:a14="http://schemas.microsoft.com/office/drawing/2010/main"/>
                        </a:ext>
                      </a:extLst>
                    </a:blip>
                    <a:stretch>
                      <a:fillRect/>
                    </a:stretch>
                  </pic:blipFill>
                  <pic:spPr>
                    <a:xfrm rot="0">
                      <a:off x="0" y="0"/>
                      <a:ext cx="5762625" cy="3035668"/>
                    </a:xfrm>
                    <a:prstGeom prst="rect">
                      <a:avLst/>
                    </a:prstGeom>
                  </pic:spPr>
                </pic:pic>
              </a:graphicData>
            </a:graphic>
          </wp:inline>
        </w:drawing>
      </w:r>
    </w:p>
    <w:p w:rsidRPr="003F5E3E" w:rsidR="003F5E3E" w:rsidP="37BC6149" w:rsidRDefault="003F5E3E" w14:paraId="57336CFC" w14:textId="668D14A3">
      <w:pPr>
        <w:pStyle w:val="paragraph"/>
        <w:spacing w:before="0" w:beforeAutospacing="0" w:after="0" w:afterAutospacing="0"/>
        <w:ind w:left="720" w:hanging="360"/>
        <w:textAlignment w:val="baseline"/>
      </w:pPr>
    </w:p>
    <w:p w:rsidRPr="003F5E3E" w:rsidR="003F5E3E" w:rsidP="7FCBC92A" w:rsidRDefault="003F5E3E" w14:paraId="153912A4" w14:textId="06142EE3">
      <w:pPr>
        <w:pStyle w:val="paragraph"/>
        <w:spacing w:before="0" w:beforeAutospacing="off" w:after="0" w:afterAutospacing="off"/>
        <w:ind w:left="720" w:hanging="360"/>
        <w:textAlignment w:val="baseline"/>
      </w:pPr>
      <w:r>
        <w:br/>
      </w:r>
      <w:r w:rsidRPr="7FCBC92A" w:rsidR="69F17CE2">
        <w:rPr>
          <w:rFonts w:ascii="Montserrat Light" w:hAnsi="Montserrat Light" w:eastAsia="Montserrat Light" w:cs="Montserrat Light"/>
        </w:rPr>
        <w:t xml:space="preserve">3. </w:t>
      </w:r>
      <w:r w:rsidRPr="7FCBC92A" w:rsidR="65AC1E31">
        <w:rPr>
          <w:rFonts w:ascii="Montserrat Light" w:hAnsi="Montserrat Light" w:eastAsia="Montserrat Light" w:cs="Montserrat Light"/>
        </w:rPr>
        <w:t>Update Coaching Services to include y</w:t>
      </w:r>
      <w:r w:rsidRPr="7FCBC92A" w:rsidR="30DC2E86">
        <w:rPr>
          <w:rFonts w:ascii="Montserrat Light" w:hAnsi="Montserrat Light" w:eastAsia="Montserrat Light" w:cs="Montserrat Light"/>
        </w:rPr>
        <w:t>our provider partner’s services</w:t>
      </w:r>
      <w:r w:rsidRPr="7FCBC92A" w:rsidR="65AC1E31">
        <w:rPr>
          <w:rFonts w:ascii="Montserrat Light" w:hAnsi="Montserrat Light" w:eastAsia="Montserrat Light" w:cs="Montserrat Light"/>
        </w:rPr>
        <w:t>.</w:t>
      </w:r>
    </w:p>
    <w:p w:rsidRPr="003F5E3E" w:rsidR="003F5E3E" w:rsidP="37BC6149" w:rsidRDefault="003F5E3E" w14:paraId="1152A41D" w14:textId="7647833A">
      <w:pPr>
        <w:pStyle w:val="paragraph"/>
        <w:spacing w:before="0" w:beforeAutospacing="0" w:after="0" w:afterAutospacing="0"/>
        <w:jc w:val="center"/>
        <w:textAlignment w:val="baseline"/>
      </w:pPr>
    </w:p>
    <w:p w:rsidRPr="003F5E3E" w:rsidR="003F5E3E" w:rsidP="37BC6149" w:rsidRDefault="4362C7FA" w14:paraId="46632175" w14:textId="013A0B9C">
      <w:pPr>
        <w:pStyle w:val="paragraph"/>
        <w:spacing w:before="0" w:beforeAutospacing="0" w:after="0" w:afterAutospacing="0"/>
        <w:jc w:val="center"/>
        <w:textAlignment w:val="baseline"/>
      </w:pPr>
      <w:r>
        <w:rPr>
          <w:noProof/>
        </w:rPr>
        <w:drawing>
          <wp:inline distT="0" distB="0" distL="0" distR="0" wp14:anchorId="37A8135F" wp14:editId="5F58A678">
            <wp:extent cx="5525140" cy="2309898"/>
            <wp:effectExtent l="0" t="0" r="0" b="0"/>
            <wp:docPr id="1989996064" name="Picture 198999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r="24184"/>
                    <a:stretch>
                      <a:fillRect/>
                    </a:stretch>
                  </pic:blipFill>
                  <pic:spPr>
                    <a:xfrm>
                      <a:off x="0" y="0"/>
                      <a:ext cx="5525140" cy="2309898"/>
                    </a:xfrm>
                    <a:prstGeom prst="rect">
                      <a:avLst/>
                    </a:prstGeom>
                  </pic:spPr>
                </pic:pic>
              </a:graphicData>
            </a:graphic>
          </wp:inline>
        </w:drawing>
      </w:r>
    </w:p>
    <w:p w:rsidR="37BC6149" w:rsidP="37BC6149" w:rsidRDefault="37BC6149" w14:paraId="7FBEC6CD" w14:textId="077A841E">
      <w:pPr>
        <w:pStyle w:val="paragraph"/>
        <w:spacing w:before="0" w:beforeAutospacing="0" w:after="0" w:afterAutospacing="0"/>
        <w:jc w:val="center"/>
      </w:pPr>
    </w:p>
    <w:p w:rsidRPr="003F5E3E" w:rsidR="003F5E3E" w:rsidP="7FCBC92A" w:rsidRDefault="01D6862E" w14:paraId="64075B5F" w14:textId="6877F82B">
      <w:pPr>
        <w:pStyle w:val="paragraph"/>
        <w:spacing w:before="0" w:beforeAutospacing="off" w:after="0" w:afterAutospacing="off"/>
        <w:ind w:left="630" w:hanging="270"/>
        <w:textAlignment w:val="baseline"/>
        <w:rPr>
          <w:rFonts w:ascii="Montserrat Light" w:hAnsi="Montserrat Light" w:eastAsia="Montserrat Light" w:cs="Montserrat Light"/>
        </w:rPr>
      </w:pPr>
      <w:r w:rsidRPr="7FCBC92A" w:rsidR="01D6862E">
        <w:rPr>
          <w:rStyle w:val="eop"/>
          <w:rFonts w:ascii="Montserrat Light" w:hAnsi="Montserrat Light" w:eastAsia="游ゴシック Light" w:cs="Calibri" w:eastAsiaTheme="majorEastAsia"/>
          <w:sz w:val="22"/>
          <w:szCs w:val="22"/>
        </w:rPr>
        <w:t> </w:t>
      </w:r>
      <w:r w:rsidRPr="7FCBC92A" w:rsidR="0792C2CA">
        <w:rPr>
          <w:rStyle w:val="eop"/>
          <w:rFonts w:ascii="Montserrat Light" w:hAnsi="Montserrat Light" w:eastAsia="游ゴシック Light" w:cs="Calibri" w:eastAsiaTheme="majorEastAsia"/>
          <w:sz w:val="22"/>
          <w:szCs w:val="22"/>
        </w:rPr>
        <w:t>4</w:t>
      </w:r>
      <w:r w:rsidRPr="7FCBC92A" w:rsidR="0792C2CA">
        <w:rPr>
          <w:rFonts w:ascii="Montserrat Light" w:hAnsi="Montserrat Light" w:eastAsia="Montserrat Light" w:cs="Montserrat Light"/>
        </w:rPr>
        <w:t xml:space="preserve">. </w:t>
      </w:r>
      <w:r w:rsidRPr="7FCBC92A" w:rsidR="6BD809CD">
        <w:rPr>
          <w:rFonts w:ascii="Montserrat Light" w:hAnsi="Montserrat Light" w:eastAsia="Montserrat Light" w:cs="Montserrat Light"/>
        </w:rPr>
        <w:t xml:space="preserve">Include an announcement about the </w:t>
      </w:r>
      <w:r w:rsidRPr="7FCBC92A" w:rsidR="78FDAC52">
        <w:rPr>
          <w:rFonts w:ascii="Montserrat Light" w:hAnsi="Montserrat Light" w:eastAsia="Montserrat Light" w:cs="Montserrat Light"/>
        </w:rPr>
        <w:t>free assessment</w:t>
      </w:r>
      <w:r w:rsidRPr="7FCBC92A" w:rsidR="699A89EE">
        <w:rPr>
          <w:rFonts w:ascii="Montserrat Light" w:hAnsi="Montserrat Light" w:eastAsia="Montserrat Light" w:cs="Montserrat Light"/>
        </w:rPr>
        <w:t xml:space="preserve"> if applicable.</w:t>
      </w:r>
    </w:p>
    <w:p w:rsidR="6BD809CD" w:rsidP="0A928221" w:rsidRDefault="6BD809CD" w14:paraId="7DE9545A" w14:textId="3317003C">
      <w:pPr>
        <w:pStyle w:val="paragraph"/>
        <w:spacing w:before="0" w:beforeAutospacing="off" w:after="0" w:afterAutospacing="off"/>
      </w:pPr>
      <w:r w:rsidR="6BD809CD">
        <w:rPr/>
        <w:t xml:space="preserve">            </w:t>
      </w:r>
      <w:r w:rsidR="3D418EFC">
        <w:drawing>
          <wp:inline wp14:editId="71A9EC5C" wp14:anchorId="137A38F3">
            <wp:extent cx="3134162" cy="2451858"/>
            <wp:effectExtent l="0" t="0" r="0" b="0"/>
            <wp:docPr id="650604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604210" name="Picture 650604210"/>
                    <pic:cNvPicPr/>
                  </pic:nvPicPr>
                  <pic:blipFill>
                    <a:blip xmlns:r="http://schemas.openxmlformats.org/officeDocument/2006/relationships" r:embed="rId713356879">
                      <a:extLst>
                        <a:ext uri="{28A0092B-C50C-407E-A947-70E740481C1C}">
                          <a14:useLocalDpi xmlns:a14="http://schemas.microsoft.com/office/drawing/2010/main"/>
                        </a:ext>
                      </a:extLst>
                    </a:blip>
                    <a:stretch>
                      <a:fillRect/>
                    </a:stretch>
                  </pic:blipFill>
                  <pic:spPr>
                    <a:xfrm rot="0">
                      <a:off x="0" y="0"/>
                      <a:ext cx="3134162" cy="2451858"/>
                    </a:xfrm>
                    <a:prstGeom prst="rect">
                      <a:avLst/>
                    </a:prstGeom>
                  </pic:spPr>
                </pic:pic>
              </a:graphicData>
            </a:graphic>
          </wp:inline>
        </w:drawing>
      </w:r>
    </w:p>
    <w:p w:rsidR="003F5E3E" w:rsidP="003F5E3E" w:rsidRDefault="003F5E3E" w14:paraId="2CEBE9D1" w14:textId="77777777">
      <w:pPr>
        <w:rPr>
          <w:rFonts w:ascii="Montserrat Light" w:hAnsi="Montserrat Light"/>
          <w:sz w:val="24"/>
          <w:szCs w:val="24"/>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AF1F4"/>
        <w:tblLook w:val="04A0" w:firstRow="1" w:lastRow="0" w:firstColumn="1" w:lastColumn="0" w:noHBand="0" w:noVBand="1"/>
      </w:tblPr>
      <w:tblGrid>
        <w:gridCol w:w="10070"/>
      </w:tblGrid>
      <w:tr w:rsidR="003F5E3E" w:rsidTr="4BDE7A5A" w14:paraId="2672312B" w14:textId="77777777">
        <w:tc>
          <w:tcPr>
            <w:tcW w:w="10070" w:type="dxa"/>
            <w:shd w:val="clear" w:color="auto" w:fill="BAF1F4"/>
            <w:tcMar/>
          </w:tcPr>
          <w:p w:rsidRPr="003F5E3E" w:rsidR="003F5E3E" w:rsidP="003F5E3E" w:rsidRDefault="003F5E3E" w14:paraId="55B75D97" w14:textId="4E798ACA">
            <w:pPr>
              <w:rPr>
                <w:rFonts w:ascii="Montserrat Light" w:hAnsi="Montserrat Light"/>
                <w:sz w:val="24"/>
                <w:szCs w:val="24"/>
              </w:rPr>
            </w:pPr>
            <w:r w:rsidRPr="003F5E3E">
              <w:rPr>
                <w:rFonts w:ascii="Montserrat Light" w:hAnsi="Montserrat Light"/>
                <w:sz w:val="24"/>
                <w:szCs w:val="24"/>
              </w:rPr>
              <w:t xml:space="preserve">Consider something like: </w:t>
            </w:r>
          </w:p>
          <w:p w:rsidR="003F5E3E" w:rsidP="4BDE7A5A" w:rsidRDefault="003F5E3E" w14:paraId="3319659C" w14:textId="77777777">
            <w:pPr>
              <w:spacing w:after="160" w:line="259" w:lineRule="auto"/>
              <w:ind w:left="523" w:right="615"/>
              <w:rPr>
                <w:rFonts w:ascii="Montserrat Light" w:hAnsi="Montserrat Light"/>
                <w:i w:val="1"/>
                <w:iCs w:val="1"/>
                <w:sz w:val="24"/>
                <w:szCs w:val="24"/>
              </w:rPr>
            </w:pPr>
            <w:r w:rsidRPr="4BDE7A5A" w:rsidR="003F5E3E">
              <w:rPr>
                <w:rFonts w:ascii="Montserrat Light" w:hAnsi="Montserrat Light"/>
                <w:i w:val="1"/>
                <w:iCs w:val="1"/>
                <w:sz w:val="24"/>
                <w:szCs w:val="24"/>
              </w:rPr>
              <w:t xml:space="preserve">“If you have chronic pain, tightness, weakness, or an injury, schedule a Free Assessment with our Physical Therapist today.”  </w:t>
            </w:r>
          </w:p>
          <w:p w:rsidRPr="003F5E3E" w:rsidR="003F5E3E" w:rsidP="003F5E3E" w:rsidRDefault="003F5E3E" w14:paraId="3E38DC8F" w14:textId="4ADC9E5D">
            <w:pPr>
              <w:spacing w:after="160" w:line="259" w:lineRule="auto"/>
              <w:ind w:right="615"/>
              <w:rPr>
                <w:rFonts w:ascii="Montserrat Light" w:hAnsi="Montserrat Light"/>
                <w:sz w:val="24"/>
                <w:szCs w:val="24"/>
              </w:rPr>
            </w:pPr>
            <w:r w:rsidRPr="7FCBC92A" w:rsidR="003F5E3E">
              <w:rPr>
                <w:rFonts w:ascii="Montserrat Light" w:hAnsi="Montserrat Light"/>
                <w:sz w:val="24"/>
                <w:szCs w:val="24"/>
              </w:rPr>
              <w:t>Include the p</w:t>
            </w:r>
            <w:r w:rsidRPr="7FCBC92A" w:rsidR="6A5EF8A5">
              <w:rPr>
                <w:rFonts w:ascii="Montserrat Light" w:hAnsi="Montserrat Light"/>
                <w:sz w:val="24"/>
                <w:szCs w:val="24"/>
              </w:rPr>
              <w:t>rovider</w:t>
            </w:r>
            <w:r w:rsidRPr="7FCBC92A" w:rsidR="003F5E3E">
              <w:rPr>
                <w:rFonts w:ascii="Montserrat Light" w:hAnsi="Montserrat Light"/>
                <w:sz w:val="24"/>
                <w:szCs w:val="24"/>
              </w:rPr>
              <w:t>’s scheduling link</w:t>
            </w:r>
          </w:p>
        </w:tc>
      </w:tr>
    </w:tbl>
    <w:p w:rsidR="004F1C47" w:rsidP="004F1C47" w:rsidRDefault="004F1C47" w14:paraId="20168FA4" w14:textId="42282FAB">
      <w:pPr>
        <w:spacing w:before="120"/>
      </w:pPr>
    </w:p>
    <w:p w:rsidRPr="004F1C47" w:rsidR="004F1C47" w:rsidP="7FCBC92A" w:rsidRDefault="560B1271" w14:paraId="475AE3CC" w14:textId="60283749">
      <w:pPr>
        <w:pStyle w:val="Heading1"/>
        <w:rPr>
          <w:rStyle w:val="normaltextrun"/>
        </w:rPr>
      </w:pPr>
      <w:bookmarkStart w:name="_Toc63023077" w:id="671055723"/>
      <w:r w:rsidRPr="5F68C211" w:rsidR="560B1271">
        <w:rPr>
          <w:rStyle w:val="normaltextrun"/>
        </w:rPr>
        <w:t xml:space="preserve">Promote </w:t>
      </w:r>
      <w:r w:rsidRPr="5F68C211" w:rsidR="6894F03F">
        <w:rPr>
          <w:rStyle w:val="normaltextrun"/>
        </w:rPr>
        <w:t>the Provider Program</w:t>
      </w:r>
      <w:bookmarkEnd w:id="671055723"/>
    </w:p>
    <w:p w:rsidRPr="004F1C47" w:rsidR="004F1C47" w:rsidP="004F1C47" w:rsidRDefault="004F1C47" w14:paraId="6B86D685" w14:textId="6CC96DC2">
      <w:pPr>
        <w:pStyle w:val="paragraph"/>
        <w:spacing w:before="0" w:after="0"/>
        <w:textAlignment w:val="baseline"/>
        <w:rPr>
          <w:rFonts w:ascii="Montserrat Light" w:hAnsi="Montserrat Light" w:cs="Segoe UI"/>
          <w:sz w:val="22"/>
          <w:szCs w:val="22"/>
        </w:rPr>
      </w:pPr>
      <w:r w:rsidRPr="7FCBC92A" w:rsidR="004F1C47">
        <w:rPr>
          <w:rStyle w:val="normaltextrun"/>
          <w:rFonts w:ascii="Montserrat Light" w:hAnsi="Montserrat Light" w:eastAsia="游ゴシック Light" w:cs="Calibri" w:eastAsiaTheme="majorEastAsia"/>
          <w:sz w:val="22"/>
          <w:szCs w:val="22"/>
        </w:rPr>
        <w:t xml:space="preserve">Talk with your </w:t>
      </w:r>
      <w:r w:rsidRPr="7FCBC92A" w:rsidR="004F1C47">
        <w:rPr>
          <w:rStyle w:val="normaltextrun"/>
          <w:rFonts w:ascii="Montserrat Light" w:hAnsi="Montserrat Light" w:eastAsia="游ゴシック Light" w:cs="Calibri" w:eastAsiaTheme="majorEastAsia"/>
          <w:sz w:val="22"/>
          <w:szCs w:val="22"/>
        </w:rPr>
        <w:t>p</w:t>
      </w:r>
      <w:r w:rsidRPr="7FCBC92A" w:rsidR="3A2F8BD8">
        <w:rPr>
          <w:rStyle w:val="normaltextrun"/>
          <w:rFonts w:ascii="Montserrat Light" w:hAnsi="Montserrat Light" w:eastAsia="游ゴシック Light" w:cs="Calibri" w:eastAsiaTheme="majorEastAsia"/>
          <w:sz w:val="22"/>
          <w:szCs w:val="22"/>
        </w:rPr>
        <w:t xml:space="preserve">rovider </w:t>
      </w:r>
      <w:r w:rsidRPr="7FCBC92A" w:rsidR="004F1C47">
        <w:rPr>
          <w:rStyle w:val="normaltextrun"/>
          <w:rFonts w:ascii="Montserrat Light" w:hAnsi="Montserrat Light" w:eastAsia="游ゴシック Light" w:cs="Calibri" w:eastAsiaTheme="majorEastAsia"/>
          <w:sz w:val="22"/>
          <w:szCs w:val="22"/>
        </w:rPr>
        <w:t>partner about their marketing plan and how you can best support each other’s brand.  Request collaboration and review of all marketing in support of each other and assure that your partner’s marketing follows Anytime Fitness brand guidelines, when referencing Anytime Fitness.  </w:t>
      </w:r>
      <w:r w:rsidRPr="7FCBC92A" w:rsidR="004F1C47">
        <w:rPr>
          <w:rStyle w:val="eop"/>
          <w:rFonts w:ascii="Montserrat Light" w:hAnsi="Montserrat Light" w:eastAsia="游ゴシック Light" w:cs="Calibri" w:eastAsiaTheme="majorEastAsia"/>
          <w:sz w:val="22"/>
          <w:szCs w:val="22"/>
        </w:rPr>
        <w:t> </w:t>
      </w:r>
    </w:p>
    <w:p w:rsidR="7FCBC92A" w:rsidP="0A928221" w:rsidRDefault="7FCBC92A" w14:paraId="75C303A8" w14:textId="1B2EDA92">
      <w:pPr>
        <w:pStyle w:val="paragraph"/>
        <w:suppressLineNumbers w:val="0"/>
        <w:bidi w:val="0"/>
        <w:spacing w:beforeAutospacing="on" w:afterAutospacing="on" w:line="240" w:lineRule="auto"/>
        <w:ind w:left="0" w:right="0"/>
        <w:jc w:val="left"/>
        <w:rPr>
          <w:rFonts w:ascii="Montserrat Light" w:hAnsi="Montserrat Light" w:cs="Segoe UI"/>
          <w:sz w:val="22"/>
          <w:szCs w:val="22"/>
        </w:rPr>
      </w:pPr>
      <w:r w:rsidRPr="0A928221" w:rsidR="004F1C47">
        <w:rPr>
          <w:rStyle w:val="normaltextrun"/>
          <w:rFonts w:ascii="Montserrat Light" w:hAnsi="Montserrat Light" w:eastAsia="游ゴシック Light" w:cs="Calibri" w:eastAsiaTheme="majorEastAsia"/>
          <w:sz w:val="22"/>
          <w:szCs w:val="22"/>
        </w:rPr>
        <w:t xml:space="preserve">Anytime Fitness corporate has created marketing materials to help you promote your club's </w:t>
      </w:r>
      <w:r w:rsidRPr="0A928221" w:rsidR="46800835">
        <w:rPr>
          <w:rStyle w:val="normaltextrun"/>
          <w:rFonts w:ascii="Montserrat Light" w:hAnsi="Montserrat Light" w:eastAsia="游ゴシック Light" w:cs="Calibri" w:eastAsiaTheme="majorEastAsia"/>
          <w:sz w:val="22"/>
          <w:szCs w:val="22"/>
        </w:rPr>
        <w:t>provider</w:t>
      </w:r>
      <w:r w:rsidRPr="0A928221" w:rsidR="004F1C47">
        <w:rPr>
          <w:rStyle w:val="normaltextrun"/>
          <w:rFonts w:ascii="Montserrat Light" w:hAnsi="Montserrat Light" w:eastAsia="游ゴシック Light" w:cs="Calibri" w:eastAsiaTheme="majorEastAsia"/>
          <w:sz w:val="22"/>
          <w:szCs w:val="22"/>
        </w:rPr>
        <w:t xml:space="preserve"> program</w:t>
      </w:r>
      <w:r w:rsidRPr="0A928221" w:rsidR="004F1C47">
        <w:rPr>
          <w:rStyle w:val="normaltextrun"/>
          <w:rFonts w:ascii="Cambria Math" w:hAnsi="Cambria Math" w:eastAsia="游ゴシック Light" w:cs="Cambria Math" w:eastAsiaTheme="majorEastAsia"/>
          <w:sz w:val="22"/>
          <w:szCs w:val="22"/>
        </w:rPr>
        <w:t> </w:t>
      </w:r>
      <w:r w:rsidRPr="0A928221" w:rsidR="004F1C47">
        <w:rPr>
          <w:rStyle w:val="normaltextrun"/>
          <w:rFonts w:ascii="Montserrat Light" w:hAnsi="Montserrat Light" w:eastAsia="游ゴシック Light" w:cs="Calibri" w:eastAsiaTheme="majorEastAsia"/>
          <w:sz w:val="22"/>
          <w:szCs w:val="22"/>
        </w:rPr>
        <w:t>with prospects and members of your club. This includes social media images and more.</w:t>
      </w:r>
      <w:r w:rsidRPr="0A928221" w:rsidR="004F1C47">
        <w:rPr>
          <w:rStyle w:val="normaltextrun"/>
          <w:rFonts w:ascii="Cambria Math" w:hAnsi="Cambria Math" w:eastAsia="游ゴシック Light" w:cs="Cambria Math" w:eastAsiaTheme="majorEastAsia"/>
          <w:sz w:val="22"/>
          <w:szCs w:val="22"/>
        </w:rPr>
        <w:t> </w:t>
      </w:r>
      <w:r w:rsidRPr="0A928221" w:rsidR="004F1C47">
        <w:rPr>
          <w:rStyle w:val="normaltextrun"/>
          <w:rFonts w:ascii="Montserrat Light" w:hAnsi="Montserrat Light" w:eastAsia="游ゴシック Light" w:cs="Calibri" w:eastAsiaTheme="majorEastAsia"/>
          <w:sz w:val="22"/>
          <w:szCs w:val="22"/>
        </w:rPr>
        <w:t>Use these marketing tools along with the information listed in</w:t>
      </w:r>
      <w:r w:rsidRPr="0A928221" w:rsidR="004F1C47">
        <w:rPr>
          <w:rStyle w:val="normaltextrun"/>
          <w:rFonts w:ascii="Cambria Math" w:hAnsi="Cambria Math" w:eastAsia="游ゴシック Light" w:cs="Cambria Math" w:eastAsiaTheme="majorEastAsia"/>
          <w:sz w:val="22"/>
          <w:szCs w:val="22"/>
        </w:rPr>
        <w:t> </w:t>
      </w:r>
      <w:hyperlink r:id="R59414a71e29c46dd">
        <w:r w:rsidRPr="0A928221" w:rsidR="004F1C47">
          <w:rPr>
            <w:rStyle w:val="normaltextrun"/>
            <w:rFonts w:ascii="Montserrat Light" w:hAnsi="Montserrat Light" w:eastAsia="游ゴシック Light" w:cs="Calibri" w:eastAsiaTheme="majorEastAsia"/>
            <w:color w:val="0000FF"/>
            <w:sz w:val="22"/>
            <w:szCs w:val="22"/>
            <w:u w:val="single"/>
          </w:rPr>
          <w:t>Methods &amp; Mediums of Marketing</w:t>
        </w:r>
      </w:hyperlink>
      <w:r w:rsidRPr="0A928221" w:rsidR="004F1C47">
        <w:rPr>
          <w:rStyle w:val="normaltextrun"/>
          <w:rFonts w:ascii="Cambria Math" w:hAnsi="Cambria Math" w:eastAsia="游ゴシック Light" w:cs="Cambria Math" w:eastAsiaTheme="majorEastAsia"/>
          <w:sz w:val="22"/>
          <w:szCs w:val="22"/>
        </w:rPr>
        <w:t> </w:t>
      </w:r>
      <w:r w:rsidRPr="0A928221" w:rsidR="004F1C47">
        <w:rPr>
          <w:rStyle w:val="normaltextrun"/>
          <w:rFonts w:ascii="Montserrat Light" w:hAnsi="Montserrat Light" w:eastAsia="游ゴシック Light" w:cs="Calibri" w:eastAsiaTheme="majorEastAsia"/>
          <w:sz w:val="22"/>
          <w:szCs w:val="22"/>
        </w:rPr>
        <w:t xml:space="preserve">to get your community excited about your club’s </w:t>
      </w:r>
      <w:r w:rsidRPr="0A928221" w:rsidR="01B1B159">
        <w:rPr>
          <w:rStyle w:val="normaltextrun"/>
          <w:rFonts w:ascii="Montserrat Light" w:hAnsi="Montserrat Light" w:eastAsia="游ゴシック Light" w:cs="Calibri" w:eastAsiaTheme="majorEastAsia"/>
          <w:sz w:val="22"/>
          <w:szCs w:val="22"/>
        </w:rPr>
        <w:t>provider</w:t>
      </w:r>
      <w:r w:rsidRPr="0A928221" w:rsidR="004F1C47">
        <w:rPr>
          <w:rStyle w:val="normaltextrun"/>
          <w:rFonts w:ascii="Montserrat Light" w:hAnsi="Montserrat Light" w:eastAsia="游ゴシック Light" w:cs="Calibri" w:eastAsiaTheme="majorEastAsia"/>
          <w:sz w:val="22"/>
          <w:szCs w:val="22"/>
        </w:rPr>
        <w:t xml:space="preserve"> program.</w:t>
      </w:r>
      <w:r w:rsidRPr="0A928221" w:rsidR="004F1C47">
        <w:rPr>
          <w:rStyle w:val="eop"/>
          <w:rFonts w:ascii="Montserrat Light" w:hAnsi="Montserrat Light" w:eastAsia="游ゴシック Light" w:cs="Calibri" w:eastAsiaTheme="majorEastAsia"/>
          <w:sz w:val="22"/>
          <w:szCs w:val="22"/>
        </w:rPr>
        <w:t> </w:t>
      </w:r>
    </w:p>
    <w:p w:rsidRPr="004F1C47" w:rsidR="004F1C47" w:rsidP="004F1C47" w:rsidRDefault="004F1C47" w14:paraId="699ACAC0" w14:textId="25FE2B81">
      <w:pPr>
        <w:pStyle w:val="paragraph"/>
        <w:spacing w:before="0" w:after="0"/>
        <w:textAlignment w:val="baseline"/>
        <w:rPr>
          <w:rFonts w:ascii="Montserrat Light" w:hAnsi="Montserrat Light" w:cs="Segoe UI"/>
          <w:sz w:val="22"/>
          <w:szCs w:val="22"/>
        </w:rPr>
      </w:pPr>
      <w:r w:rsidRPr="7FCBC92A" w:rsidR="004F1C47">
        <w:rPr>
          <w:rStyle w:val="normaltextrun"/>
          <w:rFonts w:ascii="Montserrat Light" w:hAnsi="Montserrat Light" w:eastAsia="游ゴシック Light" w:cs="Calibri" w:eastAsiaTheme="majorEastAsia"/>
          <w:sz w:val="22"/>
          <w:szCs w:val="22"/>
        </w:rPr>
        <w:t>The marketing materials are broken down into coming soon, now available, and steady-state assets. Each stage of the program has social media posts, email blasts, and in-club content used to inform about and promote the new partnership within your club. In addition to these marketing assets, it is recommended to host a Grand Opening celebration for your club’s p</w:t>
      </w:r>
      <w:r w:rsidRPr="7FCBC92A" w:rsidR="297C635A">
        <w:rPr>
          <w:rStyle w:val="normaltextrun"/>
          <w:rFonts w:ascii="Montserrat Light" w:hAnsi="Montserrat Light" w:eastAsia="游ゴシック Light" w:cs="Calibri" w:eastAsiaTheme="majorEastAsia"/>
          <w:sz w:val="22"/>
          <w:szCs w:val="22"/>
        </w:rPr>
        <w:t>rovider partner’s</w:t>
      </w:r>
      <w:r w:rsidRPr="7FCBC92A" w:rsidR="004F1C47">
        <w:rPr>
          <w:rStyle w:val="normaltextrun"/>
          <w:rFonts w:ascii="Montserrat Light" w:hAnsi="Montserrat Light" w:eastAsia="游ゴシック Light" w:cs="Calibri" w:eastAsiaTheme="majorEastAsia"/>
          <w:sz w:val="22"/>
          <w:szCs w:val="22"/>
        </w:rPr>
        <w:t xml:space="preserve"> office opening. Guidance on this is provided in the “coming soon” section of this guide.</w:t>
      </w:r>
      <w:r w:rsidRPr="7FCBC92A" w:rsidR="004F1C47">
        <w:rPr>
          <w:rStyle w:val="eop"/>
          <w:rFonts w:ascii="Montserrat Light" w:hAnsi="Montserrat Light" w:eastAsia="游ゴシック Light" w:cs="Calibri" w:eastAsiaTheme="majorEastAsia"/>
          <w:sz w:val="22"/>
          <w:szCs w:val="22"/>
        </w:rPr>
        <w:t> </w:t>
      </w:r>
    </w:p>
    <w:p w:rsidRPr="004F1C47" w:rsidR="004F1C47" w:rsidP="004F1C47" w:rsidRDefault="560B1271" w14:paraId="72610662" w14:textId="77777777">
      <w:pPr>
        <w:pStyle w:val="Heading2"/>
      </w:pPr>
      <w:bookmarkStart w:name="_Toc856589614" w:id="705639806"/>
      <w:r w:rsidRPr="5F68C211" w:rsidR="560B1271">
        <w:rPr>
          <w:rStyle w:val="normaltextrun"/>
        </w:rPr>
        <w:t>Social</w:t>
      </w:r>
      <w:r w:rsidRPr="5F68C211" w:rsidR="560B1271">
        <w:rPr>
          <w:rStyle w:val="normaltextrun"/>
          <w:rFonts w:ascii="Cambria Math" w:hAnsi="Cambria Math" w:cs="Cambria Math"/>
        </w:rPr>
        <w:t> </w:t>
      </w:r>
      <w:r w:rsidRPr="5F68C211" w:rsidR="560B1271">
        <w:rPr>
          <w:rStyle w:val="normaltextrun"/>
        </w:rPr>
        <w:t>Media</w:t>
      </w:r>
      <w:bookmarkEnd w:id="705639806"/>
      <w:r w:rsidRPr="5F68C211" w:rsidR="560B1271">
        <w:rPr>
          <w:rStyle w:val="eop"/>
        </w:rPr>
        <w:t> </w:t>
      </w:r>
    </w:p>
    <w:p w:rsidRPr="004F1C47" w:rsidR="004F1C47" w:rsidP="004F1C47" w:rsidRDefault="004F1C47" w14:paraId="766EC095" w14:textId="7584C7AA">
      <w:pPr>
        <w:pStyle w:val="paragraph"/>
        <w:spacing w:before="0" w:after="0"/>
        <w:textAlignment w:val="baseline"/>
        <w:rPr>
          <w:rFonts w:ascii="Montserrat Light" w:hAnsi="Montserrat Light" w:cs="Segoe UI"/>
          <w:sz w:val="22"/>
          <w:szCs w:val="22"/>
        </w:rPr>
      </w:pPr>
      <w:r w:rsidRPr="7FCBC92A" w:rsidR="004F1C47">
        <w:rPr>
          <w:rStyle w:val="normaltextrun"/>
          <w:rFonts w:ascii="Montserrat Light" w:hAnsi="Montserrat Light" w:eastAsia="游ゴシック Light" w:cs="Calibri" w:eastAsiaTheme="majorEastAsia"/>
          <w:sz w:val="22"/>
          <w:szCs w:val="22"/>
        </w:rPr>
        <w:t>Regularly post</w:t>
      </w:r>
      <w:r w:rsidRPr="7FCBC92A" w:rsidR="004F1C47">
        <w:rPr>
          <w:rStyle w:val="normaltextrun"/>
          <w:rFonts w:ascii="Montserrat Light" w:hAnsi="Montserrat Light" w:eastAsia="游ゴシック Light" w:cs="Calibri" w:eastAsiaTheme="majorEastAsia"/>
          <w:sz w:val="22"/>
          <w:szCs w:val="22"/>
        </w:rPr>
        <w:t xml:space="preserve"> content on your social media accounts about your p</w:t>
      </w:r>
      <w:r w:rsidRPr="7FCBC92A" w:rsidR="056600F8">
        <w:rPr>
          <w:rStyle w:val="normaltextrun"/>
          <w:rFonts w:ascii="Montserrat Light" w:hAnsi="Montserrat Light" w:eastAsia="游ゴシック Light" w:cs="Calibri" w:eastAsiaTheme="majorEastAsia"/>
          <w:sz w:val="22"/>
          <w:szCs w:val="22"/>
        </w:rPr>
        <w:t>rovider</w:t>
      </w:r>
      <w:r w:rsidRPr="7FCBC92A" w:rsidR="004F1C47">
        <w:rPr>
          <w:rStyle w:val="normaltextrun"/>
          <w:rFonts w:ascii="Montserrat Light" w:hAnsi="Montserrat Light" w:eastAsia="游ゴシック Light" w:cs="Calibri" w:eastAsiaTheme="majorEastAsia"/>
          <w:sz w:val="22"/>
          <w:szCs w:val="22"/>
        </w:rPr>
        <w:t xml:space="preserve"> program. Use the social media images, videos and captions in the SOCi library </w:t>
      </w:r>
      <w:r w:rsidRPr="7FCBC92A" w:rsidR="326EC2CE">
        <w:rPr>
          <w:rStyle w:val="normaltextrun"/>
          <w:rFonts w:ascii="Montserrat Light" w:hAnsi="Montserrat Light" w:eastAsia="游ゴシック Light" w:cs="Calibri" w:eastAsiaTheme="majorEastAsia"/>
          <w:sz w:val="22"/>
          <w:szCs w:val="22"/>
        </w:rPr>
        <w:t xml:space="preserve">labeled based on your provider partner </w:t>
      </w:r>
      <w:r w:rsidRPr="7FCBC92A" w:rsidR="004F1C47">
        <w:rPr>
          <w:rStyle w:val="normaltextrun"/>
          <w:rFonts w:ascii="Montserrat Light" w:hAnsi="Montserrat Light" w:eastAsia="游ゴシック Light" w:cs="Calibri" w:eastAsiaTheme="majorEastAsia"/>
          <w:sz w:val="22"/>
          <w:szCs w:val="22"/>
        </w:rPr>
        <w:t>as a starting point.</w:t>
      </w:r>
      <w:r w:rsidRPr="7FCBC92A" w:rsidR="004F1C47">
        <w:rPr>
          <w:rStyle w:val="eop"/>
          <w:rFonts w:ascii="Montserrat Light" w:hAnsi="Montserrat Light" w:eastAsia="游ゴシック Light" w:cs="Calibri" w:eastAsiaTheme="majorEastAsia"/>
          <w:sz w:val="22"/>
          <w:szCs w:val="22"/>
        </w:rPr>
        <w:t> </w:t>
      </w:r>
    </w:p>
    <w:p w:rsidRPr="004F1C47" w:rsidR="004F1C47" w:rsidP="004F1C47" w:rsidRDefault="004F1C47" w14:paraId="11DF0845" w14:textId="568FFDD4">
      <w:pPr>
        <w:pStyle w:val="paragraph"/>
        <w:spacing w:before="0" w:after="0"/>
        <w:textAlignment w:val="baseline"/>
        <w:rPr>
          <w:rFonts w:ascii="Montserrat Light" w:hAnsi="Montserrat Light" w:cs="Segoe UI"/>
          <w:sz w:val="22"/>
          <w:szCs w:val="22"/>
        </w:rPr>
      </w:pPr>
      <w:r w:rsidRPr="7FCBC92A" w:rsidR="004F1C47">
        <w:rPr>
          <w:rStyle w:val="normaltextrun"/>
          <w:rFonts w:ascii="Montserrat Light" w:hAnsi="Montserrat Light" w:eastAsia="游ゴシック Light" w:cs="Calibri" w:eastAsiaTheme="majorEastAsia"/>
          <w:sz w:val="22"/>
          <w:szCs w:val="22"/>
        </w:rPr>
        <w:t xml:space="preserve">Additionally, </w:t>
      </w:r>
      <w:r w:rsidRPr="7FCBC92A" w:rsidR="004F1C47">
        <w:rPr>
          <w:rStyle w:val="normaltextrun"/>
          <w:rFonts w:ascii="Montserrat Light" w:hAnsi="Montserrat Light" w:eastAsia="游ゴシック Light" w:cs="Calibri" w:eastAsiaTheme="majorEastAsia"/>
          <w:sz w:val="22"/>
          <w:szCs w:val="22"/>
        </w:rPr>
        <w:t>showcase</w:t>
      </w:r>
      <w:r w:rsidRPr="7FCBC92A" w:rsidR="004F1C47">
        <w:rPr>
          <w:rStyle w:val="normaltextrun"/>
          <w:rFonts w:ascii="Montserrat Light" w:hAnsi="Montserrat Light" w:eastAsia="游ゴシック Light" w:cs="Calibri" w:eastAsiaTheme="majorEastAsia"/>
          <w:sz w:val="22"/>
          <w:szCs w:val="22"/>
        </w:rPr>
        <w:t xml:space="preserve"> your local club p</w:t>
      </w:r>
      <w:r w:rsidRPr="7FCBC92A" w:rsidR="60210270">
        <w:rPr>
          <w:rStyle w:val="normaltextrun"/>
          <w:rFonts w:ascii="Montserrat Light" w:hAnsi="Montserrat Light" w:eastAsia="游ゴシック Light" w:cs="Calibri" w:eastAsiaTheme="majorEastAsia"/>
          <w:sz w:val="22"/>
          <w:szCs w:val="22"/>
        </w:rPr>
        <w:t>rovider</w:t>
      </w:r>
      <w:r w:rsidRPr="7FCBC92A" w:rsidR="004F1C47">
        <w:rPr>
          <w:rStyle w:val="normaltextrun"/>
          <w:rFonts w:ascii="Montserrat Light" w:hAnsi="Montserrat Light" w:eastAsia="游ゴシック Light" w:cs="Calibri" w:eastAsiaTheme="majorEastAsia"/>
          <w:sz w:val="22"/>
          <w:szCs w:val="22"/>
        </w:rPr>
        <w:t xml:space="preserve"> and patients using the customizable social media assets in the Brand Marketing Center, after the p</w:t>
      </w:r>
      <w:r w:rsidRPr="7FCBC92A" w:rsidR="7B9D7044">
        <w:rPr>
          <w:rStyle w:val="normaltextrun"/>
          <w:rFonts w:ascii="Montserrat Light" w:hAnsi="Montserrat Light" w:eastAsia="游ゴシック Light" w:cs="Calibri" w:eastAsiaTheme="majorEastAsia"/>
          <w:sz w:val="22"/>
          <w:szCs w:val="22"/>
        </w:rPr>
        <w:t>rovider</w:t>
      </w:r>
      <w:r w:rsidRPr="7FCBC92A" w:rsidR="004F1C47">
        <w:rPr>
          <w:rStyle w:val="normaltextrun"/>
          <w:rFonts w:ascii="Montserrat Light" w:hAnsi="Montserrat Light" w:eastAsia="游ゴシック Light" w:cs="Calibri" w:eastAsiaTheme="majorEastAsia"/>
          <w:sz w:val="22"/>
          <w:szCs w:val="22"/>
        </w:rPr>
        <w:t xml:space="preserve"> has obtained written consent from the patient. </w:t>
      </w:r>
      <w:r w:rsidRPr="7FCBC92A" w:rsidR="004F1C47">
        <w:rPr>
          <w:rStyle w:val="eop"/>
          <w:rFonts w:ascii="Montserrat Light" w:hAnsi="Montserrat Light" w:eastAsia="游ゴシック Light" w:cs="Calibri" w:eastAsiaTheme="majorEastAsia"/>
          <w:sz w:val="22"/>
          <w:szCs w:val="22"/>
        </w:rPr>
        <w:t> </w:t>
      </w:r>
    </w:p>
    <w:p w:rsidRPr="004F1C47" w:rsidR="004F1C47" w:rsidP="004F1C47" w:rsidRDefault="560B1271" w14:paraId="344D0786" w14:textId="77777777">
      <w:pPr>
        <w:pStyle w:val="Heading2"/>
      </w:pPr>
      <w:bookmarkStart w:name="_Toc1736984317" w:id="1865806917"/>
      <w:r w:rsidRPr="5F68C211" w:rsidR="560B1271">
        <w:rPr>
          <w:rStyle w:val="normaltextrun"/>
        </w:rPr>
        <w:t>Email</w:t>
      </w:r>
      <w:bookmarkEnd w:id="1865806917"/>
      <w:r w:rsidR="560B1271">
        <w:rPr/>
        <w:t> </w:t>
      </w:r>
    </w:p>
    <w:p w:rsidRPr="004F1C47" w:rsidR="004F1C47" w:rsidP="004F1C47" w:rsidRDefault="004F1C47" w14:paraId="0A266BF6" w14:textId="77777777">
      <w:pPr>
        <w:pStyle w:val="paragraph"/>
        <w:spacing w:before="0" w:after="0"/>
        <w:textAlignment w:val="baseline"/>
        <w:rPr>
          <w:rFonts w:ascii="Montserrat Light" w:hAnsi="Montserrat Light" w:cs="Segoe UI"/>
          <w:sz w:val="22"/>
          <w:szCs w:val="22"/>
        </w:rPr>
      </w:pPr>
      <w:hyperlink w:tgtFrame="_blank" w:history="1" r:id="rId21">
        <w:r w:rsidRPr="004F1C47">
          <w:rPr>
            <w:rStyle w:val="normaltextrun"/>
            <w:rFonts w:ascii="Montserrat Light" w:hAnsi="Montserrat Light" w:cs="Calibri" w:eastAsiaTheme="majorEastAsia"/>
            <w:color w:val="0000FF"/>
            <w:sz w:val="22"/>
            <w:szCs w:val="22"/>
            <w:u w:val="single"/>
          </w:rPr>
          <w:t xml:space="preserve">Send email </w:t>
        </w:r>
        <w:r w:rsidRPr="004F1C47">
          <w:rPr>
            <w:rStyle w:val="normaltextrun"/>
            <w:rFonts w:ascii="Montserrat Light" w:hAnsi="Montserrat Light" w:eastAsiaTheme="majorEastAsia"/>
            <w:color w:val="0000FF"/>
            <w:sz w:val="22"/>
            <w:szCs w:val="22"/>
          </w:rPr>
          <w:t>campaigns</w:t>
        </w:r>
      </w:hyperlink>
      <w:r w:rsidRPr="004F1C47">
        <w:rPr>
          <w:rStyle w:val="normaltextrun"/>
          <w:rFonts w:ascii="Cambria Math" w:hAnsi="Cambria Math" w:cs="Cambria Math" w:eastAsiaTheme="majorEastAsia"/>
          <w:sz w:val="22"/>
          <w:szCs w:val="22"/>
        </w:rPr>
        <w:t> </w:t>
      </w:r>
      <w:r w:rsidRPr="004F1C47">
        <w:rPr>
          <w:rStyle w:val="normaltextrun"/>
          <w:rFonts w:ascii="Montserrat Light" w:hAnsi="Montserrat Light" w:cs="Calibri" w:eastAsiaTheme="majorEastAsia"/>
          <w:sz w:val="22"/>
          <w:szCs w:val="22"/>
        </w:rPr>
        <w:t>to members and prospects. Consider executing a monthly email message to members. </w:t>
      </w:r>
      <w:r w:rsidRPr="004F1C47">
        <w:rPr>
          <w:rStyle w:val="eop"/>
          <w:rFonts w:ascii="Montserrat Light" w:hAnsi="Montserrat Light" w:cs="Calibri" w:eastAsiaTheme="majorEastAsia"/>
          <w:sz w:val="22"/>
          <w:szCs w:val="22"/>
        </w:rPr>
        <w:t> </w:t>
      </w:r>
    </w:p>
    <w:p w:rsidRPr="004F1C47" w:rsidR="004F1C47" w:rsidP="004F1C47" w:rsidRDefault="560B1271" w14:paraId="01334918" w14:textId="26A6EB05">
      <w:pPr>
        <w:pStyle w:val="Heading2"/>
      </w:pPr>
      <w:r w:rsidRPr="5F68C211" w:rsidR="560B1271">
        <w:rPr>
          <w:rStyle w:val="eop"/>
        </w:rPr>
        <w:t> </w:t>
      </w:r>
      <w:bookmarkStart w:name="_Toc63269911" w:id="611881617"/>
      <w:r w:rsidRPr="5F68C211" w:rsidR="560B1271">
        <w:rPr>
          <w:rStyle w:val="normaltextrun"/>
        </w:rPr>
        <w:t>In-Club Marketing and Content</w:t>
      </w:r>
      <w:bookmarkEnd w:id="611881617"/>
      <w:r w:rsidRPr="5F68C211" w:rsidR="560B1271">
        <w:rPr>
          <w:rStyle w:val="eop"/>
        </w:rPr>
        <w:t> </w:t>
      </w:r>
    </w:p>
    <w:p w:rsidR="003F5E3E" w:rsidP="7FCBC92A" w:rsidRDefault="004F1C47" w14:paraId="5A995C69" w14:textId="5D8894A6">
      <w:pPr>
        <w:pStyle w:val="paragraph"/>
        <w:spacing w:before="0" w:after="0"/>
        <w:textAlignment w:val="baseline"/>
        <w:rPr>
          <w:rStyle w:val="eop"/>
          <w:rFonts w:ascii="Montserrat Light" w:hAnsi="Montserrat Light" w:eastAsia="游ゴシック Light" w:cs="Calibri" w:eastAsiaTheme="majorEastAsia"/>
          <w:sz w:val="22"/>
          <w:szCs w:val="22"/>
        </w:rPr>
      </w:pPr>
      <w:r w:rsidRPr="7FCBC92A" w:rsidR="004F1C47">
        <w:rPr>
          <w:rStyle w:val="normaltextrun"/>
          <w:rFonts w:ascii="Montserrat Light" w:hAnsi="Montserrat Light" w:eastAsia="游ゴシック Light" w:cs="Calibri" w:eastAsiaTheme="majorEastAsia"/>
          <w:sz w:val="22"/>
          <w:szCs w:val="22"/>
        </w:rPr>
        <w:t xml:space="preserve">Use assets (available to download in the Brand Marketing Center) to create awareness of and interest in your </w:t>
      </w:r>
      <w:r w:rsidRPr="7FCBC92A" w:rsidR="004F1C47">
        <w:rPr>
          <w:rStyle w:val="normaltextrun"/>
          <w:rFonts w:ascii="Montserrat Light" w:hAnsi="Montserrat Light" w:eastAsia="游ゴシック Light" w:cs="Calibri" w:eastAsiaTheme="majorEastAsia"/>
          <w:sz w:val="22"/>
          <w:szCs w:val="22"/>
        </w:rPr>
        <w:t>p</w:t>
      </w:r>
      <w:r w:rsidRPr="7FCBC92A" w:rsidR="03225AF9">
        <w:rPr>
          <w:rStyle w:val="normaltextrun"/>
          <w:rFonts w:ascii="Montserrat Light" w:hAnsi="Montserrat Light" w:eastAsia="游ゴシック Light" w:cs="Calibri" w:eastAsiaTheme="majorEastAsia"/>
          <w:sz w:val="22"/>
          <w:szCs w:val="22"/>
        </w:rPr>
        <w:t>rovider</w:t>
      </w:r>
      <w:r w:rsidRPr="7FCBC92A" w:rsidR="004F1C47">
        <w:rPr>
          <w:rStyle w:val="normaltextrun"/>
          <w:rFonts w:ascii="Montserrat Light" w:hAnsi="Montserrat Light" w:eastAsia="游ゴシック Light" w:cs="Calibri" w:eastAsiaTheme="majorEastAsia"/>
          <w:sz w:val="22"/>
          <w:szCs w:val="22"/>
        </w:rPr>
        <w:t xml:space="preserve"> program inside your club using digital screens (TVs) and print templates like flyers.</w:t>
      </w:r>
      <w:r w:rsidRPr="7FCBC92A" w:rsidR="004F1C47">
        <w:rPr>
          <w:rStyle w:val="eop"/>
          <w:rFonts w:ascii="Montserrat Light" w:hAnsi="Montserrat Light" w:eastAsia="游ゴシック Light" w:cs="Calibri" w:eastAsiaTheme="majorEastAsia"/>
          <w:sz w:val="22"/>
          <w:szCs w:val="22"/>
        </w:rPr>
        <w:t> </w:t>
      </w:r>
    </w:p>
    <w:p w:rsidRPr="00CD506A" w:rsidR="00CD506A" w:rsidP="00CD506A" w:rsidRDefault="743755A7" w14:paraId="6E983792" w14:textId="397E8BCE">
      <w:pPr>
        <w:pStyle w:val="Heading1"/>
      </w:pPr>
      <w:bookmarkStart w:name="_Toc257535314" w:id="2037815204"/>
      <w:r w:rsidRPr="5F68C211" w:rsidR="743755A7">
        <w:rPr>
          <w:rStyle w:val="normaltextrun"/>
        </w:rPr>
        <w:t>P</w:t>
      </w:r>
      <w:r w:rsidRPr="5F68C211" w:rsidR="5E1AFBAA">
        <w:rPr>
          <w:rStyle w:val="normaltextrun"/>
        </w:rPr>
        <w:t>rovider Program</w:t>
      </w:r>
      <w:r w:rsidRPr="5F68C211" w:rsidR="743755A7">
        <w:rPr>
          <w:rStyle w:val="normaltextrun"/>
        </w:rPr>
        <w:t xml:space="preserve"> </w:t>
      </w:r>
      <w:r w:rsidRPr="5F68C211" w:rsidR="30717FCE">
        <w:rPr>
          <w:rStyle w:val="normaltextrun"/>
        </w:rPr>
        <w:t xml:space="preserve">“COMING SOON” </w:t>
      </w:r>
      <w:r w:rsidRPr="5F68C211" w:rsidR="743755A7">
        <w:rPr>
          <w:rStyle w:val="normaltextrun"/>
        </w:rPr>
        <w:t>A</w:t>
      </w:r>
      <w:r w:rsidRPr="5F68C211" w:rsidR="30717FCE">
        <w:rPr>
          <w:rStyle w:val="normaltextrun"/>
        </w:rPr>
        <w:t>ssets:</w:t>
      </w:r>
      <w:bookmarkEnd w:id="2037815204"/>
      <w:r w:rsidRPr="5F68C211" w:rsidR="30717FCE">
        <w:rPr>
          <w:rStyle w:val="eop"/>
        </w:rPr>
        <w:t> </w:t>
      </w:r>
    </w:p>
    <w:p w:rsidRPr="00CD506A" w:rsidR="00CD506A" w:rsidP="7FCBC92A" w:rsidRDefault="00CD506A" w14:paraId="6098C8E9" w14:textId="1D4BB134">
      <w:pPr>
        <w:pStyle w:val="paragraph"/>
        <w:spacing w:before="0" w:beforeAutospacing="off" w:after="0" w:afterAutospacing="off"/>
        <w:textAlignment w:val="baseline"/>
        <w:rPr>
          <w:rFonts w:ascii="Montserrat Light" w:hAnsi="Montserrat Light" w:cs="Calibri"/>
          <w:sz w:val="22"/>
          <w:szCs w:val="22"/>
        </w:rPr>
      </w:pPr>
      <w:r w:rsidRPr="7FCBC92A" w:rsidR="00CD506A">
        <w:rPr>
          <w:rStyle w:val="normaltextrun"/>
          <w:rFonts w:ascii="Montserrat Light" w:hAnsi="Montserrat Light" w:eastAsia="游ゴシック Light" w:cs="Calibri" w:eastAsiaTheme="majorEastAsia"/>
          <w:sz w:val="22"/>
          <w:szCs w:val="22"/>
        </w:rPr>
        <w:t>It is recommended to start your “coming soon” marketing 4-8 weeks (about 1-2 months) before the p</w:t>
      </w:r>
      <w:r w:rsidRPr="7FCBC92A" w:rsidR="1A1C81CD">
        <w:rPr>
          <w:rStyle w:val="normaltextrun"/>
          <w:rFonts w:ascii="Montserrat Light" w:hAnsi="Montserrat Light" w:eastAsia="游ゴシック Light" w:cs="Calibri" w:eastAsiaTheme="majorEastAsia"/>
          <w:sz w:val="22"/>
          <w:szCs w:val="22"/>
        </w:rPr>
        <w:t>rovider’s</w:t>
      </w:r>
      <w:r w:rsidRPr="7FCBC92A" w:rsidR="00CD506A">
        <w:rPr>
          <w:rStyle w:val="normaltextrun"/>
          <w:rFonts w:ascii="Montserrat Light" w:hAnsi="Montserrat Light" w:eastAsia="游ゴシック Light" w:cs="Calibri" w:eastAsiaTheme="majorEastAsia"/>
          <w:sz w:val="22"/>
          <w:szCs w:val="22"/>
        </w:rPr>
        <w:t xml:space="preserve"> space is under construction to inform members that an exciting partnership is coming. As the grand opening of the space nears, use the “meet your p</w:t>
      </w:r>
      <w:r w:rsidRPr="7FCBC92A" w:rsidR="3969E8BA">
        <w:rPr>
          <w:rStyle w:val="normaltextrun"/>
          <w:rFonts w:ascii="Montserrat Light" w:hAnsi="Montserrat Light" w:eastAsia="游ゴシック Light" w:cs="Calibri" w:eastAsiaTheme="majorEastAsia"/>
          <w:sz w:val="22"/>
          <w:szCs w:val="22"/>
        </w:rPr>
        <w:t>rovider</w:t>
      </w:r>
      <w:r w:rsidRPr="7FCBC92A" w:rsidR="00CD506A">
        <w:rPr>
          <w:rStyle w:val="normaltextrun"/>
          <w:rFonts w:ascii="Montserrat Light" w:hAnsi="Montserrat Light" w:eastAsia="游ゴシック Light" w:cs="Calibri" w:eastAsiaTheme="majorEastAsia"/>
          <w:sz w:val="22"/>
          <w:szCs w:val="22"/>
        </w:rPr>
        <w:t>” assets to familiarize members with the p</w:t>
      </w:r>
      <w:r w:rsidRPr="7FCBC92A" w:rsidR="4E129C7E">
        <w:rPr>
          <w:rStyle w:val="normaltextrun"/>
          <w:rFonts w:ascii="Montserrat Light" w:hAnsi="Montserrat Light" w:eastAsia="游ゴシック Light" w:cs="Calibri" w:eastAsiaTheme="majorEastAsia"/>
          <w:sz w:val="22"/>
          <w:szCs w:val="22"/>
        </w:rPr>
        <w:t>rovider</w:t>
      </w:r>
      <w:r w:rsidRPr="7FCBC92A" w:rsidR="00CD506A">
        <w:rPr>
          <w:rStyle w:val="normaltextrun"/>
          <w:rFonts w:ascii="Montserrat Light" w:hAnsi="Montserrat Light" w:eastAsia="游ゴシック Light" w:cs="Calibri" w:eastAsiaTheme="majorEastAsia"/>
          <w:sz w:val="22"/>
          <w:szCs w:val="22"/>
        </w:rPr>
        <w:t xml:space="preserve"> that will be practicing in your club. Continue use of the “coming soon” assets until the space is ready to open.</w:t>
      </w:r>
      <w:r w:rsidRPr="7FCBC92A" w:rsidR="00CD506A">
        <w:rPr>
          <w:rStyle w:val="eop"/>
          <w:rFonts w:ascii="Montserrat Light" w:hAnsi="Montserrat Light" w:eastAsia="游ゴシック Light" w:cs="Calibri" w:eastAsiaTheme="majorEastAsia"/>
          <w:sz w:val="22"/>
          <w:szCs w:val="22"/>
        </w:rPr>
        <w:t> </w:t>
      </w:r>
    </w:p>
    <w:p w:rsidRPr="00CD506A" w:rsidR="00CD506A" w:rsidP="00CD506A" w:rsidRDefault="30717FCE" w14:paraId="606069A2" w14:textId="77777777">
      <w:pPr>
        <w:pStyle w:val="Heading2"/>
      </w:pPr>
      <w:bookmarkStart w:name="_Toc504771025" w:id="341724903"/>
      <w:r w:rsidRPr="5F68C211" w:rsidR="30717FCE">
        <w:rPr>
          <w:rStyle w:val="normaltextrun"/>
        </w:rPr>
        <w:t>Social assets:</w:t>
      </w:r>
      <w:bookmarkEnd w:id="341724903"/>
      <w:r w:rsidRPr="5F68C211" w:rsidR="30717FCE">
        <w:rPr>
          <w:rStyle w:val="eop"/>
        </w:rPr>
        <w:t> </w:t>
      </w:r>
    </w:p>
    <w:p w:rsidRPr="00CD506A" w:rsidR="00CD506A" w:rsidP="7FCBC92A" w:rsidRDefault="00CD506A" w14:paraId="6DC167A1" w14:textId="6262F992">
      <w:pPr>
        <w:pStyle w:val="paragraph"/>
        <w:numPr>
          <w:ilvl w:val="0"/>
          <w:numId w:val="18"/>
        </w:numPr>
        <w:spacing w:before="0" w:beforeAutospacing="off" w:after="0" w:afterAutospacing="off"/>
        <w:ind w:left="360"/>
        <w:textAlignment w:val="baseline"/>
        <w:rPr>
          <w:rStyle w:val="eop"/>
          <w:rFonts w:ascii="Montserrat Light" w:hAnsi="Montserrat Light" w:cs="Calibri"/>
          <w:sz w:val="22"/>
          <w:szCs w:val="22"/>
        </w:rPr>
      </w:pPr>
      <w:r w:rsidRPr="75C79244" w:rsidR="42B49670">
        <w:rPr>
          <w:rStyle w:val="normaltextrun"/>
          <w:rFonts w:ascii="Montserrat Light" w:hAnsi="Montserrat Light" w:eastAsia="游ゴシック Light" w:cs="Calibri" w:eastAsiaTheme="majorEastAsia"/>
          <w:b w:val="1"/>
          <w:bCs w:val="1"/>
          <w:sz w:val="22"/>
          <w:szCs w:val="22"/>
        </w:rPr>
        <w:t xml:space="preserve">Coming soon (for use about </w:t>
      </w:r>
      <w:r w:rsidRPr="75C79244" w:rsidR="42B49670">
        <w:rPr>
          <w:rStyle w:val="normaltextrun"/>
          <w:rFonts w:ascii="Montserrat Light" w:hAnsi="Montserrat Light" w:eastAsia="游ゴシック Light" w:cs="Calibri" w:eastAsiaTheme="majorEastAsia"/>
          <w:b w:val="1"/>
          <w:bCs w:val="1"/>
          <w:sz w:val="22"/>
          <w:szCs w:val="22"/>
        </w:rPr>
        <w:t>8 weeks</w:t>
      </w:r>
      <w:r w:rsidRPr="75C79244" w:rsidR="42B49670">
        <w:rPr>
          <w:rStyle w:val="normaltextrun"/>
          <w:rFonts w:ascii="Montserrat Light" w:hAnsi="Montserrat Light" w:eastAsia="游ゴシック Light" w:cs="Calibri" w:eastAsiaTheme="majorEastAsia"/>
          <w:b w:val="1"/>
          <w:bCs w:val="1"/>
          <w:sz w:val="22"/>
          <w:szCs w:val="22"/>
        </w:rPr>
        <w:t xml:space="preserve"> before the </w:t>
      </w:r>
      <w:r w:rsidRPr="75C79244" w:rsidR="42B49670">
        <w:rPr>
          <w:rStyle w:val="normaltextrun"/>
          <w:rFonts w:ascii="Montserrat Light" w:hAnsi="Montserrat Light" w:eastAsia="游ゴシック Light" w:cs="Calibri" w:eastAsiaTheme="majorEastAsia"/>
          <w:b w:val="1"/>
          <w:bCs w:val="1"/>
          <w:sz w:val="22"/>
          <w:szCs w:val="22"/>
        </w:rPr>
        <w:t>p</w:t>
      </w:r>
      <w:r w:rsidRPr="75C79244" w:rsidR="468236B3">
        <w:rPr>
          <w:rStyle w:val="normaltextrun"/>
          <w:rFonts w:ascii="Montserrat Light" w:hAnsi="Montserrat Light" w:eastAsia="游ゴシック Light" w:cs="Calibri" w:eastAsiaTheme="majorEastAsia"/>
          <w:b w:val="1"/>
          <w:bCs w:val="1"/>
          <w:sz w:val="22"/>
          <w:szCs w:val="22"/>
        </w:rPr>
        <w:t>rovider’s</w:t>
      </w:r>
      <w:r w:rsidRPr="75C79244" w:rsidR="42B49670">
        <w:rPr>
          <w:rStyle w:val="normaltextrun"/>
          <w:rFonts w:ascii="Montserrat Light" w:hAnsi="Montserrat Light" w:eastAsia="游ゴシック Light" w:cs="Calibri" w:eastAsiaTheme="majorEastAsia"/>
          <w:b w:val="1"/>
          <w:bCs w:val="1"/>
          <w:sz w:val="22"/>
          <w:szCs w:val="22"/>
        </w:rPr>
        <w:t xml:space="preserve"> space is set to open):</w:t>
      </w:r>
      <w:r w:rsidRPr="75C79244" w:rsidR="42B49670">
        <w:rPr>
          <w:rStyle w:val="eop"/>
          <w:rFonts w:ascii="Montserrat Light" w:hAnsi="Montserrat Light" w:eastAsia="游ゴシック Light" w:cs="Calibri" w:eastAsiaTheme="majorEastAsia"/>
          <w:sz w:val="22"/>
          <w:szCs w:val="22"/>
        </w:rPr>
        <w:t> </w:t>
      </w:r>
    </w:p>
    <w:p w:rsidRPr="00CD506A" w:rsidR="00CD506A" w:rsidP="00CD506A" w:rsidRDefault="00CD506A" w14:paraId="17069B8B" w14:textId="77777777">
      <w:pPr>
        <w:pStyle w:val="paragraph"/>
        <w:spacing w:before="0" w:beforeAutospacing="0" w:after="0" w:afterAutospacing="0"/>
        <w:ind w:left="720"/>
        <w:textAlignment w:val="baseline"/>
        <w:rPr>
          <w:rStyle w:val="eop"/>
          <w:rFonts w:ascii="Montserrat Light" w:hAnsi="Montserrat Light" w:cs="Calibri"/>
          <w:sz w:val="22"/>
          <w:szCs w:val="22"/>
        </w:rPr>
      </w:pPr>
    </w:p>
    <w:tbl>
      <w:tblPr>
        <w:tblStyle w:val="TableGrid"/>
        <w:tblW w:w="6208" w:type="dxa"/>
        <w:tblInd w:w="7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41"/>
        <w:gridCol w:w="3167"/>
      </w:tblGrid>
      <w:tr w:rsidRPr="00CD506A" w:rsidR="00CD506A" w:rsidTr="480F7253" w14:paraId="5D26E090" w14:textId="77777777">
        <w:trPr>
          <w:trHeight w:val="980"/>
        </w:trPr>
        <w:tc>
          <w:tcPr>
            <w:tcW w:w="3041" w:type="dxa"/>
            <w:tcMar/>
          </w:tcPr>
          <w:p w:rsidRPr="00CD506A" w:rsidR="00CD506A" w:rsidP="75C79244" w:rsidRDefault="18E4FE5C" w14:paraId="72B81D43" w14:textId="21733640">
            <w:pPr>
              <w:pStyle w:val="paragraph"/>
              <w:numPr>
                <w:ilvl w:val="0"/>
                <w:numId w:val="19"/>
              </w:numPr>
              <w:spacing w:before="0" w:beforeAutospacing="off" w:after="0" w:afterAutospacing="off"/>
              <w:ind w:left="330"/>
              <w:textAlignment w:val="baseline"/>
              <w:rPr>
                <w:rFonts w:ascii="Montserrat Light" w:hAnsi="Montserrat Light" w:eastAsia="游ゴシック Light" w:cs="Calibri" w:eastAsiaTheme="majorEastAsia"/>
                <w:sz w:val="20"/>
                <w:szCs w:val="20"/>
              </w:rPr>
            </w:pPr>
            <w:hyperlink r:id="R9d17c53c24454fe1">
              <w:r w:rsidRPr="75C79244" w:rsidR="68EDF8E6">
                <w:rPr>
                  <w:rStyle w:val="Hyperlink"/>
                  <w:rFonts w:ascii="Montserrat Light" w:hAnsi="Montserrat Light" w:eastAsia="游ゴシック Light" w:cs="Calibri" w:eastAsiaTheme="majorEastAsia"/>
                  <w:sz w:val="20"/>
                  <w:szCs w:val="20"/>
                </w:rPr>
                <w:t xml:space="preserve">Local </w:t>
              </w:r>
              <w:r w:rsidRPr="75C79244" w:rsidR="1569D09D">
                <w:rPr>
                  <w:rStyle w:val="Hyperlink"/>
                  <w:rFonts w:ascii="Montserrat Light" w:hAnsi="Montserrat Light" w:eastAsia="游ゴシック Light" w:cs="Calibri" w:eastAsiaTheme="majorEastAsia"/>
                  <w:sz w:val="20"/>
                  <w:szCs w:val="20"/>
                </w:rPr>
                <w:t>PT</w:t>
              </w:r>
            </w:hyperlink>
          </w:p>
          <w:p w:rsidRPr="00CD506A" w:rsidR="00CD506A" w:rsidP="75C79244" w:rsidRDefault="18E4FE5C" w14:paraId="13AA473B" w14:textId="41E2C82B">
            <w:pPr>
              <w:pStyle w:val="paragraph"/>
              <w:spacing w:before="0" w:beforeAutospacing="off" w:after="0" w:afterAutospacing="off"/>
              <w:ind w:left="0"/>
              <w:textAlignment w:val="baseline"/>
              <w:rPr>
                <w:rFonts w:ascii="Montserrat Light" w:hAnsi="Montserrat Light" w:eastAsia="游ゴシック Light" w:cs="Calibri" w:eastAsiaTheme="majorEastAsia"/>
                <w:sz w:val="20"/>
                <w:szCs w:val="20"/>
              </w:rPr>
            </w:pPr>
          </w:p>
          <w:p w:rsidRPr="00CD506A" w:rsidR="00CD506A" w:rsidP="75C79244" w:rsidRDefault="18E4FE5C" w14:paraId="7544B176" w14:textId="615E22BD">
            <w:pPr>
              <w:pStyle w:val="paragraph"/>
              <w:numPr>
                <w:ilvl w:val="0"/>
                <w:numId w:val="19"/>
              </w:numPr>
              <w:spacing w:before="0" w:beforeAutospacing="off" w:after="0" w:afterAutospacing="off"/>
              <w:ind w:left="330"/>
              <w:textAlignment w:val="baseline"/>
              <w:rPr>
                <w:rFonts w:ascii="Montserrat Light" w:hAnsi="Montserrat Light" w:eastAsia="游ゴシック Light" w:cs="Calibri" w:eastAsiaTheme="majorEastAsia"/>
                <w:sz w:val="20"/>
                <w:szCs w:val="20"/>
              </w:rPr>
            </w:pPr>
            <w:hyperlink r:id="R3b3a84794f2446b9">
              <w:r w:rsidRPr="75C79244" w:rsidR="63B8C230">
                <w:rPr>
                  <w:rStyle w:val="Hyperlink"/>
                  <w:rFonts w:ascii="Montserrat Light" w:hAnsi="Montserrat Light" w:eastAsia="游ゴシック Light" w:cs="Calibri" w:eastAsiaTheme="majorEastAsia"/>
                  <w:sz w:val="20"/>
                  <w:szCs w:val="20"/>
                </w:rPr>
                <w:t>Chiropractic Care</w:t>
              </w:r>
            </w:hyperlink>
          </w:p>
        </w:tc>
        <w:tc>
          <w:tcPr>
            <w:tcW w:w="3167" w:type="dxa"/>
            <w:tcMar/>
          </w:tcPr>
          <w:p w:rsidR="79685EB7" w:rsidP="75C79244" w:rsidRDefault="79685EB7" w14:paraId="4D43F5C3" w14:textId="384EE5E8">
            <w:pPr>
              <w:pStyle w:val="paragraph"/>
              <w:numPr>
                <w:ilvl w:val="0"/>
                <w:numId w:val="19"/>
              </w:numPr>
              <w:spacing w:before="0" w:beforeAutospacing="off" w:after="0" w:afterAutospacing="off"/>
              <w:ind w:left="346"/>
              <w:rPr>
                <w:rStyle w:val="eop"/>
                <w:rFonts w:ascii="Montserrat Light" w:hAnsi="Montserrat Light" w:eastAsia="游ゴシック Light" w:cs="Calibri" w:eastAsiaTheme="majorEastAsia"/>
                <w:sz w:val="20"/>
                <w:szCs w:val="20"/>
              </w:rPr>
            </w:pPr>
            <w:hyperlink r:id="R41676f2183de4008">
              <w:r w:rsidRPr="75C79244" w:rsidR="1E21DAC4">
                <w:rPr>
                  <w:rStyle w:val="Hyperlink"/>
                  <w:rFonts w:ascii="Montserrat Light" w:hAnsi="Montserrat Light" w:eastAsia="游ゴシック Light" w:cs="Calibri" w:eastAsiaTheme="majorEastAsia"/>
                  <w:sz w:val="20"/>
                  <w:szCs w:val="20"/>
                </w:rPr>
                <w:t>Viverant</w:t>
              </w:r>
            </w:hyperlink>
          </w:p>
          <w:p w:rsidR="1C0278FC" w:rsidP="1C0278FC" w:rsidRDefault="1C0278FC" w14:paraId="3A809E1C" w14:textId="1FA26E7B">
            <w:pPr>
              <w:pStyle w:val="paragraph"/>
              <w:rPr>
                <w:rFonts w:ascii="Montserrat Light" w:hAnsi="Montserrat Light" w:cs="Calibri" w:eastAsiaTheme="majorEastAsia"/>
                <w:sz w:val="20"/>
                <w:szCs w:val="20"/>
              </w:rPr>
            </w:pPr>
          </w:p>
        </w:tc>
      </w:tr>
    </w:tbl>
    <w:p w:rsidRPr="00CD506A" w:rsidR="00CD506A" w:rsidP="00CD506A" w:rsidRDefault="00CD506A" w14:paraId="416089A7" w14:textId="77777777">
      <w:pPr>
        <w:pStyle w:val="paragraph"/>
        <w:spacing w:before="0" w:beforeAutospacing="0" w:after="0" w:afterAutospacing="0"/>
        <w:textAlignment w:val="baseline"/>
        <w:rPr>
          <w:rFonts w:ascii="Montserrat Light" w:hAnsi="Montserrat Light" w:cs="Calibri"/>
          <w:sz w:val="22"/>
          <w:szCs w:val="22"/>
        </w:rPr>
      </w:pPr>
    </w:p>
    <w:p w:rsidR="00CD506A" w:rsidP="0A928221" w:rsidRDefault="00CD506A" w14:paraId="407D39C1" w14:textId="11239608">
      <w:pPr>
        <w:pStyle w:val="paragraph"/>
        <w:spacing w:before="0" w:beforeAutospacing="off" w:after="0" w:afterAutospacing="off"/>
        <w:jc w:val="center"/>
        <w:textAlignment w:val="baseline"/>
      </w:pPr>
      <w:r w:rsidR="00CD506A">
        <w:drawing>
          <wp:inline wp14:editId="72B79867" wp14:anchorId="21A979CD">
            <wp:extent cx="1652058" cy="2933700"/>
            <wp:effectExtent l="57150" t="19050" r="62865" b="95250"/>
            <wp:docPr id="980332959" name="Picture 10" descr="A person exercising with a resistance band&#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332959" name="Picture 10" descr="A person exercising with a resistance band&#10;&#10;Description automatically generated"/>
                    <pic:cNvPicPr>
                      <a:picLocks noChangeAspect="1" noChangeArrowheads="1"/>
                    </pic:cNvPicPr>
                  </pic:nvPicPr>
                  <pic:blipFill>
                    <a:blip xmlns:r="http://schemas.openxmlformats.org/officeDocument/2006/relationships" r:embed="rId27">
                      <a:extLst>
                        <a:ext uri="{28A0092B-C50C-407E-A947-70E740481C1C}">
                          <a14:useLocalDpi xmlns:a14="http://schemas.microsoft.com/office/drawing/2010/main" val="0"/>
                        </a:ext>
                      </a:extLst>
                    </a:blip>
                    <a:srcRect/>
                    <a:stretch>
                      <a:fillRect/>
                    </a:stretch>
                  </pic:blipFill>
                  <pic:spPr bwMode="auto">
                    <a:xfrm>
                      <a:off x="0" y="0"/>
                      <a:ext cx="1654867" cy="2938688"/>
                    </a:xfrm>
                    <a:prstGeom prst="rect">
                      <a:avLst/>
                    </a:prstGeom>
                    <a:noFill/>
                    <a:ln>
                      <a:noFill/>
                    </a:ln>
                    <a:effectLst>
                      <a:outerShdw blurRad="50800" dist="38100" dir="5400000" algn="t" rotWithShape="0">
                        <a:prstClr val="black">
                          <a:alpha val="40000"/>
                        </a:prstClr>
                      </a:outerShdw>
                    </a:effectLst>
                  </pic:spPr>
                </pic:pic>
              </a:graphicData>
            </a:graphic>
          </wp:inline>
        </w:drawing>
      </w:r>
      <w:r w:rsidRPr="0A928221" w:rsidR="18E4FE5C">
        <w:rPr>
          <w:rStyle w:val="wacimagecontainer"/>
          <w:rFonts w:ascii="Calibri" w:hAnsi="Calibri" w:eastAsia="游ゴシック Light" w:cs="Calibri" w:eastAsiaTheme="majorEastAsia"/>
          <w:noProof/>
          <w:sz w:val="22"/>
          <w:szCs w:val="22"/>
        </w:rPr>
        <w:t xml:space="preserve">           </w:t>
      </w:r>
      <w:r w:rsidR="3D51F4D4">
        <w:drawing>
          <wp:inline wp14:editId="4233A8B7" wp14:anchorId="32CDE324">
            <wp:extent cx="2872650" cy="2892359"/>
            <wp:effectExtent l="0" t="0" r="0" b="0"/>
            <wp:docPr id="1344231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231462" name="Picture 1344231462"/>
                    <pic:cNvPicPr/>
                  </pic:nvPicPr>
                  <pic:blipFill>
                    <a:blip xmlns:r="http://schemas.openxmlformats.org/officeDocument/2006/relationships" r:embed="rId1293097199">
                      <a:extLst>
                        <a:ext uri="{28A0092B-C50C-407E-A947-70E740481C1C}">
                          <a14:useLocalDpi xmlns:a14="http://schemas.microsoft.com/office/drawing/2010/main"/>
                        </a:ext>
                      </a:extLst>
                    </a:blip>
                    <a:stretch>
                      <a:fillRect/>
                    </a:stretch>
                  </pic:blipFill>
                  <pic:spPr>
                    <a:xfrm rot="0">
                      <a:off x="0" y="0"/>
                      <a:ext cx="2872650" cy="2892359"/>
                    </a:xfrm>
                    <a:prstGeom prst="rect">
                      <a:avLst/>
                    </a:prstGeom>
                  </pic:spPr>
                </pic:pic>
              </a:graphicData>
            </a:graphic>
          </wp:inline>
        </w:drawing>
      </w:r>
    </w:p>
    <w:p w:rsidR="00CD506A" w:rsidP="1C0278FC" w:rsidRDefault="00CD506A" w14:paraId="39C21419" w14:textId="36A89EDE">
      <w:pPr>
        <w:pStyle w:val="paragraph"/>
        <w:spacing w:before="0" w:beforeAutospacing="0" w:after="0" w:afterAutospacing="0"/>
        <w:jc w:val="center"/>
        <w:textAlignment w:val="baseline"/>
        <w:rPr>
          <w:rStyle w:val="eop"/>
          <w:rFonts w:ascii="Calibri" w:hAnsi="Calibri" w:cs="Calibri" w:eastAsiaTheme="majorEastAsia"/>
          <w:sz w:val="22"/>
          <w:szCs w:val="22"/>
        </w:rPr>
      </w:pPr>
    </w:p>
    <w:p w:rsidR="00CD506A" w:rsidP="1C0278FC" w:rsidRDefault="18E4FE5C" w14:paraId="2FB18E64" w14:textId="46C400BD">
      <w:pPr>
        <w:pStyle w:val="paragraph"/>
        <w:spacing w:before="0" w:beforeAutospacing="0" w:after="0" w:afterAutospacing="0"/>
        <w:jc w:val="center"/>
        <w:textAlignment w:val="baseline"/>
        <w:rPr>
          <w:rFonts w:ascii="Calibri" w:hAnsi="Calibri" w:cs="Calibri"/>
          <w:sz w:val="22"/>
          <w:szCs w:val="22"/>
        </w:rPr>
      </w:pPr>
      <w:r w:rsidRPr="1C0278FC">
        <w:rPr>
          <w:rStyle w:val="eop"/>
          <w:rFonts w:ascii="Calibri" w:hAnsi="Calibri" w:cs="Calibri" w:eastAsiaTheme="majorEastAsia"/>
          <w:sz w:val="22"/>
          <w:szCs w:val="22"/>
        </w:rPr>
        <w:t> </w:t>
      </w:r>
    </w:p>
    <w:p w:rsidRPr="001A3EE9" w:rsidR="00CD506A" w:rsidP="003C2340" w:rsidRDefault="00CD506A" w14:paraId="723FB420" w14:textId="47BFCD35">
      <w:pPr>
        <w:pStyle w:val="paragraph"/>
        <w:numPr>
          <w:ilvl w:val="0"/>
          <w:numId w:val="18"/>
        </w:numPr>
        <w:spacing w:before="0" w:beforeAutospacing="0" w:after="0" w:afterAutospacing="0"/>
        <w:ind w:left="450" w:hanging="450"/>
        <w:textAlignment w:val="baseline"/>
        <w:rPr>
          <w:rStyle w:val="eop"/>
          <w:rFonts w:ascii="Montserrat Light" w:hAnsi="Montserrat Light" w:cs="Calibri"/>
          <w:sz w:val="22"/>
          <w:szCs w:val="22"/>
        </w:rPr>
      </w:pPr>
      <w:r w:rsidRPr="00CD506A">
        <w:rPr>
          <w:rStyle w:val="normaltextrun"/>
          <w:rFonts w:ascii="Montserrat Light" w:hAnsi="Montserrat Light" w:cs="Calibri" w:eastAsiaTheme="majorEastAsia"/>
          <w:b/>
          <w:bCs/>
          <w:sz w:val="22"/>
          <w:szCs w:val="22"/>
        </w:rPr>
        <w:t>Welcome Partner (for use about 6 weeks before the space is set to open):</w:t>
      </w:r>
      <w:r w:rsidRPr="00CD506A">
        <w:rPr>
          <w:rStyle w:val="eop"/>
          <w:rFonts w:ascii="Montserrat Light" w:hAnsi="Montserrat Light" w:cs="Calibri" w:eastAsiaTheme="majorEastAsia"/>
          <w:sz w:val="22"/>
          <w:szCs w:val="22"/>
        </w:rPr>
        <w:t> </w:t>
      </w:r>
    </w:p>
    <w:p w:rsidRPr="00CD506A" w:rsidR="001A3EE9" w:rsidP="001A3EE9" w:rsidRDefault="001A3EE9" w14:paraId="2E01E5AD" w14:textId="77777777">
      <w:pPr>
        <w:pStyle w:val="paragraph"/>
        <w:spacing w:before="0" w:beforeAutospacing="0" w:after="0" w:afterAutospacing="0"/>
        <w:textAlignment w:val="baseline"/>
        <w:rPr>
          <w:rFonts w:ascii="Montserrat Light" w:hAnsi="Montserrat Light" w:cs="Calibri"/>
          <w:sz w:val="22"/>
          <w:szCs w:val="22"/>
        </w:rPr>
      </w:pPr>
    </w:p>
    <w:p w:rsidRPr="00CD506A" w:rsidR="00CD506A" w:rsidP="7FCBC92A" w:rsidRDefault="00CD506A" w14:paraId="10EE1CCC" w14:textId="5F33CAC1">
      <w:pPr>
        <w:pStyle w:val="paragraph"/>
        <w:spacing w:before="0" w:beforeAutospacing="off" w:after="0" w:afterAutospacing="off"/>
        <w:ind w:left="450"/>
        <w:textAlignment w:val="baseline"/>
        <w:rPr>
          <w:rStyle w:val="eop"/>
          <w:rFonts w:ascii="Montserrat Light" w:hAnsi="Montserrat Light" w:cs="Calibri"/>
          <w:sz w:val="22"/>
          <w:szCs w:val="22"/>
        </w:rPr>
      </w:pPr>
      <w:r w:rsidRPr="7FCBC92A" w:rsidR="00CD506A">
        <w:rPr>
          <w:rStyle w:val="normaltextrun"/>
          <w:rFonts w:ascii="Montserrat Light" w:hAnsi="Montserrat Light" w:eastAsia="游ゴシック Light" w:cs="Calibri" w:eastAsiaTheme="majorEastAsia"/>
          <w:sz w:val="22"/>
          <w:szCs w:val="22"/>
        </w:rPr>
        <w:t xml:space="preserve">“Welcome partner” social assets are available, with captions, in the </w:t>
      </w:r>
      <w:r w:rsidRPr="7FCBC92A" w:rsidR="657A10AD">
        <w:rPr>
          <w:rStyle w:val="normaltextrun"/>
          <w:rFonts w:ascii="Montserrat Light" w:hAnsi="Montserrat Light" w:eastAsia="游ゴシック Light" w:cs="Calibri" w:eastAsiaTheme="majorEastAsia"/>
          <w:sz w:val="22"/>
          <w:szCs w:val="22"/>
        </w:rPr>
        <w:t>SOCi library labeled based on your provider partner</w:t>
      </w:r>
      <w:r w:rsidRPr="7FCBC92A" w:rsidR="00CD506A">
        <w:rPr>
          <w:rStyle w:val="normaltextrun"/>
          <w:rFonts w:ascii="Montserrat Light" w:hAnsi="Montserrat Light" w:eastAsia="游ゴシック Light" w:cs="Calibri" w:eastAsiaTheme="majorEastAsia"/>
          <w:sz w:val="22"/>
          <w:szCs w:val="22"/>
        </w:rPr>
        <w:t>. Clubs will work with p</w:t>
      </w:r>
      <w:r w:rsidRPr="7FCBC92A" w:rsidR="29B9477F">
        <w:rPr>
          <w:rStyle w:val="normaltextrun"/>
          <w:rFonts w:ascii="Montserrat Light" w:hAnsi="Montserrat Light" w:eastAsia="游ゴシック Light" w:cs="Calibri" w:eastAsiaTheme="majorEastAsia"/>
          <w:sz w:val="22"/>
          <w:szCs w:val="22"/>
        </w:rPr>
        <w:t xml:space="preserve">rovider </w:t>
      </w:r>
      <w:r w:rsidRPr="7FCBC92A" w:rsidR="29B9477F">
        <w:rPr>
          <w:rStyle w:val="normaltextrun"/>
          <w:rFonts w:ascii="Montserrat Light" w:hAnsi="Montserrat Light" w:eastAsia="游ゴシック Light" w:cs="Calibri" w:eastAsiaTheme="majorEastAsia"/>
          <w:sz w:val="22"/>
          <w:szCs w:val="22"/>
        </w:rPr>
        <w:t>partner</w:t>
      </w:r>
      <w:r w:rsidRPr="7FCBC92A" w:rsidR="00CD506A">
        <w:rPr>
          <w:rStyle w:val="normaltextrun"/>
          <w:rFonts w:ascii="Montserrat Light" w:hAnsi="Montserrat Light" w:eastAsia="游ゴシック Light" w:cs="Calibri" w:eastAsiaTheme="majorEastAsia"/>
          <w:sz w:val="22"/>
          <w:szCs w:val="22"/>
        </w:rPr>
        <w:t xml:space="preserve">s </w:t>
      </w:r>
      <w:r w:rsidRPr="7FCBC92A" w:rsidR="00CD506A">
        <w:rPr>
          <w:rStyle w:val="normaltextrun"/>
          <w:rFonts w:ascii="Montserrat Light" w:hAnsi="Montserrat Light" w:eastAsia="游ゴシック Light" w:cs="Calibri" w:eastAsiaTheme="majorEastAsia"/>
          <w:sz w:val="22"/>
          <w:szCs w:val="22"/>
        </w:rPr>
        <w:t>to provide photos for these assets.</w:t>
      </w:r>
      <w:r w:rsidRPr="7FCBC92A" w:rsidR="00CD506A">
        <w:rPr>
          <w:rStyle w:val="eop"/>
          <w:rFonts w:ascii="Montserrat Light" w:hAnsi="Montserrat Light" w:eastAsia="游ゴシック Light" w:cs="Calibri" w:eastAsiaTheme="majorEastAsia"/>
          <w:sz w:val="22"/>
          <w:szCs w:val="22"/>
        </w:rPr>
        <w:t> </w:t>
      </w:r>
    </w:p>
    <w:p w:rsidRPr="00CD506A" w:rsidR="00CD506A" w:rsidP="00CD506A" w:rsidRDefault="00CD506A" w14:paraId="012D11DF" w14:textId="77777777">
      <w:pPr>
        <w:pStyle w:val="paragraph"/>
        <w:spacing w:before="0" w:beforeAutospacing="0" w:after="0" w:afterAutospacing="0"/>
        <w:ind w:left="1080"/>
        <w:textAlignment w:val="baseline"/>
        <w:rPr>
          <w:rStyle w:val="eop"/>
          <w:rFonts w:ascii="Montserrat Light" w:hAnsi="Montserrat Light" w:cs="Calibri"/>
          <w:sz w:val="22"/>
          <w:szCs w:val="22"/>
        </w:rPr>
      </w:pPr>
    </w:p>
    <w:tbl>
      <w:tblPr>
        <w:tblStyle w:val="TableGrid"/>
        <w:tblW w:w="0" w:type="auto"/>
        <w:tblLook w:val="04A0" w:firstRow="1" w:lastRow="0" w:firstColumn="1" w:lastColumn="0" w:noHBand="0" w:noVBand="1"/>
      </w:tblPr>
      <w:tblGrid>
        <w:gridCol w:w="10070"/>
      </w:tblGrid>
      <w:tr w:rsidR="00CD506A" w:rsidTr="00CD506A" w14:paraId="006F96BF" w14:textId="77777777">
        <w:trPr>
          <w:trHeight w:val="1935"/>
        </w:trPr>
        <w:tc>
          <w:tcPr>
            <w:tcW w:w="10070" w:type="dxa"/>
            <w:tcBorders>
              <w:top w:val="nil"/>
              <w:left w:val="nil"/>
              <w:bottom w:val="nil"/>
              <w:right w:val="nil"/>
            </w:tcBorders>
            <w:shd w:val="clear" w:color="auto" w:fill="BAF1F4"/>
          </w:tcPr>
          <w:p w:rsidR="00CD506A" w:rsidP="00CD506A" w:rsidRDefault="00CD506A" w14:paraId="2EB1097C" w14:textId="77777777">
            <w:pPr>
              <w:pStyle w:val="paragraph"/>
              <w:spacing w:before="0" w:beforeAutospacing="0" w:after="0" w:afterAutospacing="0"/>
              <w:textAlignment w:val="baseline"/>
              <w:rPr>
                <w:rStyle w:val="normaltextrun"/>
                <w:rFonts w:ascii="Montserrat Light" w:hAnsi="Montserrat Light" w:cs="Calibri" w:eastAsiaTheme="majorEastAsia"/>
                <w:sz w:val="22"/>
                <w:szCs w:val="22"/>
              </w:rPr>
            </w:pPr>
            <w:r w:rsidRPr="00CD506A">
              <w:rPr>
                <w:rStyle w:val="normaltextrun"/>
                <w:rFonts w:ascii="Montserrat Light" w:hAnsi="Montserrat Light" w:cs="Calibri" w:eastAsiaTheme="majorEastAsia"/>
                <w:b/>
                <w:bCs/>
                <w:sz w:val="22"/>
                <w:szCs w:val="22"/>
              </w:rPr>
              <w:t>The recommended messaging for this post is:</w:t>
            </w:r>
            <w:r w:rsidRPr="00CD506A">
              <w:rPr>
                <w:rStyle w:val="normaltextrun"/>
                <w:rFonts w:ascii="Montserrat Light" w:hAnsi="Montserrat Light" w:cs="Calibri" w:eastAsiaTheme="majorEastAsia"/>
                <w:sz w:val="22"/>
                <w:szCs w:val="22"/>
              </w:rPr>
              <w:t xml:space="preserve"> </w:t>
            </w:r>
          </w:p>
          <w:p w:rsidR="00CD506A" w:rsidP="00CD506A" w:rsidRDefault="00CD506A" w14:paraId="311D5976" w14:textId="77777777">
            <w:pPr>
              <w:pStyle w:val="paragraph"/>
              <w:spacing w:before="0" w:beforeAutospacing="0" w:after="0" w:afterAutospacing="0"/>
              <w:textAlignment w:val="baseline"/>
              <w:rPr>
                <w:rStyle w:val="normaltextrun"/>
                <w:rFonts w:eastAsiaTheme="majorEastAsia"/>
              </w:rPr>
            </w:pPr>
          </w:p>
          <w:p w:rsidRPr="00CD506A" w:rsidR="00CD506A" w:rsidP="00CD506A" w:rsidRDefault="00CD506A" w14:paraId="1309F7AE" w14:textId="17A9E211">
            <w:pPr>
              <w:pStyle w:val="paragraph"/>
              <w:spacing w:before="0" w:beforeAutospacing="0" w:after="0" w:afterAutospacing="0"/>
              <w:textAlignment w:val="baseline"/>
              <w:rPr>
                <w:rFonts w:ascii="Montserrat Light" w:hAnsi="Montserrat Light" w:cs="Calibri"/>
                <w:i/>
                <w:iCs/>
                <w:sz w:val="22"/>
                <w:szCs w:val="22"/>
              </w:rPr>
            </w:pPr>
            <w:r w:rsidRPr="00CD506A">
              <w:rPr>
                <w:rStyle w:val="normaltextrun"/>
                <w:rFonts w:ascii="Montserrat Light" w:hAnsi="Montserrat Light" w:cs="Calibri" w:eastAsiaTheme="majorEastAsia"/>
                <w:i/>
                <w:iCs/>
                <w:sz w:val="22"/>
                <w:szCs w:val="22"/>
              </w:rPr>
              <w:t xml:space="preserve">Welcome to our new recovery partner! We are proud to share that a </w:t>
            </w:r>
            <w:r w:rsidRPr="00CD506A">
              <w:rPr>
                <w:rStyle w:val="normaltextrun"/>
                <w:rFonts w:ascii="Montserrat Light" w:hAnsi="Montserrat Light" w:cs="Calibri" w:eastAsiaTheme="majorEastAsia"/>
                <w:b/>
                <w:bCs/>
                <w:i/>
                <w:iCs/>
                <w:sz w:val="22"/>
                <w:szCs w:val="22"/>
              </w:rPr>
              <w:t xml:space="preserve">[PARTNER NAME] </w:t>
            </w:r>
            <w:r w:rsidRPr="00CD506A">
              <w:rPr>
                <w:rStyle w:val="normaltextrun"/>
                <w:rFonts w:ascii="Montserrat Light" w:hAnsi="Montserrat Light" w:cs="Calibri" w:eastAsiaTheme="majorEastAsia"/>
                <w:i/>
                <w:iCs/>
                <w:sz w:val="22"/>
                <w:szCs w:val="22"/>
              </w:rPr>
              <w:t xml:space="preserve">location is coming soon in our club to serve our community and assist our members with sprains, strains or nagging pains. Click this link to schedule a free assessment: </w:t>
            </w:r>
            <w:r w:rsidRPr="00CD506A">
              <w:rPr>
                <w:rStyle w:val="normaltextrun"/>
                <w:rFonts w:ascii="Montserrat Light" w:hAnsi="Montserrat Light" w:cs="Calibri" w:eastAsiaTheme="majorEastAsia"/>
                <w:b/>
                <w:bCs/>
                <w:i/>
                <w:iCs/>
                <w:sz w:val="22"/>
                <w:szCs w:val="22"/>
              </w:rPr>
              <w:t>[insert scheduling link]</w:t>
            </w:r>
            <w:r w:rsidRPr="00CD506A">
              <w:rPr>
                <w:rStyle w:val="eop"/>
                <w:rFonts w:ascii="Montserrat Light" w:hAnsi="Montserrat Light" w:cs="Calibri" w:eastAsiaTheme="majorEastAsia"/>
                <w:i/>
                <w:iCs/>
                <w:sz w:val="22"/>
                <w:szCs w:val="22"/>
              </w:rPr>
              <w:t> </w:t>
            </w:r>
          </w:p>
        </w:tc>
      </w:tr>
    </w:tbl>
    <w:p w:rsidR="00CD506A" w:rsidP="1C0278FC" w:rsidRDefault="00CD506A" w14:paraId="194919FF" w14:textId="1BD51F76">
      <w:pPr>
        <w:pStyle w:val="paragraph"/>
        <w:spacing w:before="0" w:beforeAutospacing="0" w:after="0" w:afterAutospacing="0"/>
        <w:textAlignment w:val="baseline"/>
        <w:rPr>
          <w:rFonts w:ascii="Montserrat Light" w:hAnsi="Montserrat Light" w:cs="Calibri"/>
          <w:sz w:val="22"/>
          <w:szCs w:val="22"/>
        </w:rPr>
      </w:pPr>
    </w:p>
    <w:p w:rsidR="1C0278FC" w:rsidP="1C0278FC" w:rsidRDefault="1C0278FC" w14:paraId="210747DC" w14:textId="5C2B1C8F">
      <w:pPr>
        <w:pStyle w:val="paragraph"/>
        <w:spacing w:before="0" w:beforeAutospacing="0" w:after="0" w:afterAutospacing="0"/>
        <w:rPr>
          <w:rFonts w:ascii="Montserrat Light" w:hAnsi="Montserrat Light" w:cs="Calibri"/>
          <w:sz w:val="22"/>
          <w:szCs w:val="22"/>
        </w:rPr>
      </w:pPr>
    </w:p>
    <w:p w:rsidR="1C0278FC" w:rsidP="1C0278FC" w:rsidRDefault="1C0278FC" w14:paraId="24FC342D" w14:textId="4E6474B0">
      <w:pPr>
        <w:pStyle w:val="paragraph"/>
        <w:spacing w:before="0" w:beforeAutospacing="0" w:after="0" w:afterAutospacing="0"/>
        <w:rPr>
          <w:rFonts w:ascii="Montserrat Light" w:hAnsi="Montserrat Light" w:cs="Calibri"/>
          <w:sz w:val="22"/>
          <w:szCs w:val="22"/>
        </w:rPr>
      </w:pPr>
    </w:p>
    <w:p w:rsidR="1C0278FC" w:rsidP="1C0278FC" w:rsidRDefault="1C0278FC" w14:paraId="76E7816A" w14:textId="66E9344A">
      <w:pPr>
        <w:pStyle w:val="paragraph"/>
        <w:spacing w:before="0" w:beforeAutospacing="0" w:after="0" w:afterAutospacing="0"/>
        <w:rPr>
          <w:rFonts w:ascii="Montserrat Light" w:hAnsi="Montserrat Light" w:cs="Calibri"/>
          <w:sz w:val="22"/>
          <w:szCs w:val="22"/>
        </w:rPr>
      </w:pPr>
    </w:p>
    <w:p w:rsidR="75C79244" w:rsidP="75C79244" w:rsidRDefault="75C79244" w14:paraId="37B459BA" w14:textId="4C5F6A17">
      <w:pPr>
        <w:pStyle w:val="paragraph"/>
        <w:spacing w:before="0" w:beforeAutospacing="off" w:after="0" w:afterAutospacing="off"/>
        <w:rPr>
          <w:rFonts w:ascii="Montserrat Light" w:hAnsi="Montserrat Light" w:cs="Calibri"/>
          <w:sz w:val="22"/>
          <w:szCs w:val="22"/>
        </w:rPr>
      </w:pPr>
    </w:p>
    <w:p w:rsidRPr="00CD506A" w:rsidR="00CD506A" w:rsidP="1C0278FC" w:rsidRDefault="00CD506A" w14:paraId="3637F595" w14:textId="771E81C0">
      <w:pPr>
        <w:pStyle w:val="paragraph"/>
        <w:spacing w:before="0" w:beforeAutospacing="0" w:after="0" w:afterAutospacing="0"/>
        <w:textAlignment w:val="baseline"/>
        <w:rPr>
          <w:rFonts w:ascii="Montserrat Light" w:hAnsi="Montserrat Light" w:cs="Calibri"/>
        </w:rPr>
      </w:pPr>
    </w:p>
    <w:p w:rsidRPr="00CD506A" w:rsidR="00CD506A" w:rsidP="7FCBC92A" w:rsidRDefault="00CD506A" w14:paraId="63796DF8" w14:textId="288C4073">
      <w:pPr>
        <w:pStyle w:val="paragraph"/>
        <w:numPr>
          <w:ilvl w:val="0"/>
          <w:numId w:val="14"/>
        </w:numPr>
        <w:spacing w:before="0" w:beforeAutospacing="off" w:after="0" w:afterAutospacing="off"/>
        <w:ind w:left="540" w:hanging="450"/>
        <w:textAlignment w:val="baseline"/>
        <w:rPr>
          <w:rFonts w:ascii="Montserrat Light" w:hAnsi="Montserrat Light" w:cs="Calibri"/>
          <w:sz w:val="22"/>
          <w:szCs w:val="22"/>
        </w:rPr>
      </w:pPr>
      <w:r w:rsidRPr="7FCBC92A" w:rsidR="00CD506A">
        <w:rPr>
          <w:rStyle w:val="normaltextrun"/>
          <w:rFonts w:ascii="Montserrat Light" w:hAnsi="Montserrat Light" w:eastAsia="游ゴシック Light" w:cs="Calibri" w:eastAsiaTheme="majorEastAsia"/>
          <w:b w:val="1"/>
          <w:bCs w:val="1"/>
          <w:sz w:val="22"/>
          <w:szCs w:val="22"/>
        </w:rPr>
        <w:t xml:space="preserve">Meet your </w:t>
      </w:r>
      <w:r w:rsidRPr="7FCBC92A" w:rsidR="7D8B343F">
        <w:rPr>
          <w:rStyle w:val="normaltextrun"/>
          <w:rFonts w:ascii="Montserrat Light" w:hAnsi="Montserrat Light" w:eastAsia="游ゴシック Light" w:cs="Calibri" w:eastAsiaTheme="majorEastAsia"/>
          <w:b w:val="1"/>
          <w:bCs w:val="1"/>
          <w:sz w:val="22"/>
          <w:szCs w:val="22"/>
        </w:rPr>
        <w:t>provider</w:t>
      </w:r>
      <w:r w:rsidRPr="7FCBC92A" w:rsidR="00CD506A">
        <w:rPr>
          <w:rStyle w:val="normaltextrun"/>
          <w:rFonts w:ascii="Montserrat Light" w:hAnsi="Montserrat Light" w:eastAsia="游ゴシック Light" w:cs="Calibri" w:eastAsiaTheme="majorEastAsia"/>
          <w:b w:val="1"/>
          <w:bCs w:val="1"/>
          <w:sz w:val="22"/>
          <w:szCs w:val="22"/>
        </w:rPr>
        <w:t xml:space="preserve"> (</w:t>
      </w:r>
      <w:r w:rsidRPr="7FCBC92A" w:rsidR="00CD506A">
        <w:rPr>
          <w:rStyle w:val="normaltextrun"/>
          <w:rFonts w:ascii="Montserrat Light" w:hAnsi="Montserrat Light" w:eastAsia="游ゴシック Light" w:cs="Calibri" w:eastAsiaTheme="majorEastAsia"/>
          <w:b w:val="1"/>
          <w:bCs w:val="1"/>
          <w:sz w:val="22"/>
          <w:szCs w:val="22"/>
        </w:rPr>
        <w:t>option</w:t>
      </w:r>
      <w:r w:rsidRPr="7FCBC92A" w:rsidR="00CD506A">
        <w:rPr>
          <w:rStyle w:val="normaltextrun"/>
          <w:rFonts w:ascii="Montserrat Light" w:hAnsi="Montserrat Light" w:eastAsia="游ゴシック Light" w:cs="Calibri" w:eastAsiaTheme="majorEastAsia"/>
          <w:b w:val="1"/>
          <w:bCs w:val="1"/>
          <w:sz w:val="22"/>
          <w:szCs w:val="22"/>
        </w:rPr>
        <w:t xml:space="preserve"> to use about 4 weeks before the space is set to open, 1 week after the space is open, or both!):</w:t>
      </w:r>
      <w:r w:rsidRPr="7FCBC92A" w:rsidR="00CD506A">
        <w:rPr>
          <w:rStyle w:val="eop"/>
          <w:rFonts w:ascii="Montserrat Light" w:hAnsi="Montserrat Light" w:eastAsia="游ゴシック Light" w:cs="Calibri" w:eastAsiaTheme="majorEastAsia"/>
          <w:sz w:val="22"/>
          <w:szCs w:val="22"/>
        </w:rPr>
        <w:t> </w:t>
      </w:r>
    </w:p>
    <w:p w:rsidR="001A3EE9" w:rsidP="001A3EE9" w:rsidRDefault="001A3EE9" w14:paraId="37472BDC" w14:textId="77777777">
      <w:pPr>
        <w:pStyle w:val="paragraph"/>
        <w:spacing w:before="0" w:beforeAutospacing="0" w:after="0" w:afterAutospacing="0"/>
        <w:ind w:left="540"/>
        <w:textAlignment w:val="baseline"/>
        <w:rPr>
          <w:rStyle w:val="normaltextrun"/>
          <w:rFonts w:ascii="Montserrat Light" w:hAnsi="Montserrat Light" w:cs="Calibri" w:eastAsiaTheme="majorEastAsia"/>
          <w:sz w:val="22"/>
          <w:szCs w:val="22"/>
        </w:rPr>
      </w:pPr>
    </w:p>
    <w:p w:rsidR="00CD506A" w:rsidP="7FCBC92A" w:rsidRDefault="00CD506A" w14:paraId="7C3E4740" w14:textId="52FA4D1F">
      <w:pPr>
        <w:pStyle w:val="paragraph"/>
        <w:spacing w:before="0" w:beforeAutospacing="off" w:after="0" w:afterAutospacing="off"/>
        <w:ind w:left="540"/>
        <w:textAlignment w:val="baseline"/>
        <w:rPr>
          <w:rStyle w:val="eop"/>
          <w:rFonts w:ascii="Montserrat Light" w:hAnsi="Montserrat Light" w:eastAsia="游ゴシック Light" w:cs="Calibri" w:eastAsiaTheme="majorEastAsia"/>
          <w:sz w:val="22"/>
          <w:szCs w:val="22"/>
        </w:rPr>
      </w:pPr>
      <w:r w:rsidRPr="7FCBC92A" w:rsidR="00CD506A">
        <w:rPr>
          <w:rStyle w:val="normaltextrun"/>
          <w:rFonts w:ascii="Montserrat Light" w:hAnsi="Montserrat Light" w:eastAsia="游ゴシック Light" w:cs="Calibri" w:eastAsiaTheme="majorEastAsia"/>
          <w:sz w:val="22"/>
          <w:szCs w:val="22"/>
        </w:rPr>
        <w:t xml:space="preserve">“Meet your </w:t>
      </w:r>
      <w:r w:rsidRPr="7FCBC92A" w:rsidR="6E79C35C">
        <w:rPr>
          <w:rStyle w:val="normaltextrun"/>
          <w:rFonts w:ascii="Montserrat Light" w:hAnsi="Montserrat Light" w:eastAsia="游ゴシック Light" w:cs="Calibri" w:eastAsiaTheme="majorEastAsia"/>
          <w:sz w:val="22"/>
          <w:szCs w:val="22"/>
        </w:rPr>
        <w:t>provider</w:t>
      </w:r>
      <w:r w:rsidRPr="7FCBC92A" w:rsidR="00CD506A">
        <w:rPr>
          <w:rStyle w:val="normaltextrun"/>
          <w:rFonts w:ascii="Montserrat Light" w:hAnsi="Montserrat Light" w:eastAsia="游ゴシック Light" w:cs="Calibri" w:eastAsiaTheme="majorEastAsia"/>
          <w:sz w:val="22"/>
          <w:szCs w:val="22"/>
        </w:rPr>
        <w:t xml:space="preserve">” social assets are available, with captions, in the </w:t>
      </w:r>
      <w:r w:rsidRPr="7FCBC92A" w:rsidR="6B22284C">
        <w:rPr>
          <w:rStyle w:val="normaltextrun"/>
          <w:rFonts w:ascii="Montserrat Light" w:hAnsi="Montserrat Light" w:eastAsia="游ゴシック Light" w:cs="Calibri" w:eastAsiaTheme="majorEastAsia"/>
          <w:sz w:val="22"/>
          <w:szCs w:val="22"/>
        </w:rPr>
        <w:t>SOCi library labeled based on your provider partner.</w:t>
      </w:r>
      <w:r w:rsidRPr="7FCBC92A" w:rsidR="00CD506A">
        <w:rPr>
          <w:rStyle w:val="normaltextrun"/>
          <w:rFonts w:ascii="Montserrat Light" w:hAnsi="Montserrat Light" w:eastAsia="游ゴシック Light" w:cs="Calibri" w:eastAsiaTheme="majorEastAsia"/>
          <w:sz w:val="22"/>
          <w:szCs w:val="22"/>
        </w:rPr>
        <w:t xml:space="preserve"> Clubs will work with p</w:t>
      </w:r>
      <w:r w:rsidRPr="7FCBC92A" w:rsidR="619F9481">
        <w:rPr>
          <w:rStyle w:val="normaltextrun"/>
          <w:rFonts w:ascii="Montserrat Light" w:hAnsi="Montserrat Light" w:eastAsia="游ゴシック Light" w:cs="Calibri" w:eastAsiaTheme="majorEastAsia"/>
          <w:sz w:val="22"/>
          <w:szCs w:val="22"/>
        </w:rPr>
        <w:t>rovider partners</w:t>
      </w:r>
      <w:r w:rsidRPr="7FCBC92A" w:rsidR="00CD506A">
        <w:rPr>
          <w:rStyle w:val="normaltextrun"/>
          <w:rFonts w:ascii="Montserrat Light" w:hAnsi="Montserrat Light" w:eastAsia="游ゴシック Light" w:cs="Calibri" w:eastAsiaTheme="majorEastAsia"/>
          <w:sz w:val="22"/>
          <w:szCs w:val="22"/>
        </w:rPr>
        <w:t xml:space="preserve"> to provide photos for these assets.</w:t>
      </w:r>
      <w:r w:rsidRPr="7FCBC92A" w:rsidR="00CD506A">
        <w:rPr>
          <w:rStyle w:val="eop"/>
          <w:rFonts w:ascii="Montserrat Light" w:hAnsi="Montserrat Light" w:eastAsia="游ゴシック Light" w:cs="Calibri" w:eastAsiaTheme="majorEastAsia"/>
          <w:sz w:val="22"/>
          <w:szCs w:val="22"/>
        </w:rPr>
        <w:t> </w:t>
      </w:r>
      <w:r w:rsidRPr="7FCBC92A" w:rsidR="00CD506A">
        <w:rPr>
          <w:rStyle w:val="normaltextrun"/>
          <w:rFonts w:ascii="Montserrat Light" w:hAnsi="Montserrat Light" w:eastAsia="游ゴシック Light" w:cs="Calibri" w:eastAsiaTheme="majorEastAsia"/>
          <w:sz w:val="22"/>
          <w:szCs w:val="22"/>
        </w:rPr>
        <w:t>Additionally, customizable assets are available in the Brand Marketing Center</w:t>
      </w:r>
      <w:r w:rsidRPr="7FCBC92A" w:rsidR="00CD506A">
        <w:rPr>
          <w:rStyle w:val="eop"/>
          <w:rFonts w:ascii="Montserrat Light" w:hAnsi="Montserrat Light" w:eastAsia="游ゴシック Light" w:cs="Calibri" w:eastAsiaTheme="majorEastAsia"/>
          <w:sz w:val="22"/>
          <w:szCs w:val="22"/>
        </w:rPr>
        <w:t> </w:t>
      </w:r>
    </w:p>
    <w:p w:rsidRPr="00CD506A" w:rsidR="001A3EE9" w:rsidP="001A3EE9" w:rsidRDefault="001A3EE9" w14:paraId="29D8865C" w14:textId="77777777">
      <w:pPr>
        <w:pStyle w:val="paragraph"/>
        <w:spacing w:before="0" w:beforeAutospacing="0" w:after="0" w:afterAutospacing="0"/>
        <w:ind w:left="540"/>
        <w:textAlignment w:val="baseline"/>
        <w:rPr>
          <w:rFonts w:ascii="Montserrat Light" w:hAnsi="Montserrat Light" w:cs="Calibri"/>
          <w:sz w:val="22"/>
          <w:szCs w:val="22"/>
        </w:rPr>
      </w:pPr>
    </w:p>
    <w:p w:rsidRPr="00CD506A" w:rsidR="00CD506A" w:rsidP="75C79244" w:rsidRDefault="00CD506A" w14:paraId="4CE58FB3" w14:textId="1F33CA0A">
      <w:pPr>
        <w:pStyle w:val="paragraph"/>
        <w:numPr>
          <w:ilvl w:val="0"/>
          <w:numId w:val="15"/>
        </w:numPr>
        <w:spacing w:before="0" w:beforeAutospacing="off" w:after="0" w:afterAutospacing="off"/>
        <w:ind w:left="2520" w:firstLine="0"/>
        <w:textAlignment w:val="baseline"/>
        <w:rPr>
          <w:rFonts w:ascii="Montserrat Light" w:hAnsi="Montserrat Light" w:eastAsia="Montserrat Light" w:cs="Montserrat Light"/>
          <w:sz w:val="26"/>
          <w:szCs w:val="26"/>
        </w:rPr>
      </w:pPr>
      <w:ins w:author="Morgan Edwards" w:date="2024-07-08T13:58:00Z" w16du:dateUtc="2024-07-08T13:58:00Z" w:id="1550534641">
        <w:r>
          <w:fldChar w:fldCharType="begin"/>
        </w:r>
      </w:ins>
      <w:r>
        <w:instrText xml:space="preserve">HYPERLINK "https://marketingcenter.sebrands.com/af/sproutloud?destination=%2Fmember%2Fcatalog%2Fcustom_ads%2Fdetail%2F_0x5OILZxUro80J_qL_DrSs6z13xoCi5EkpjZOsPuMgpLw-qHFp9_N-uQgE_LL8H%2FRzEbig4qtLG4VFbNlv_h_v3MughuNMuPuWsPxp_pR8zdwABvclL9wXfqbRYvZWEG%2FnNUG7dUZG9Wg7cNy0SVioqYgEZPB4CK9gd4YHQf_g5StwTMNRccvoi6UsZxkhhqp" </w:instrText>
      </w:r>
      <w:ins w:author="Morgan Edwards" w:date="2024-07-08T13:58:00Z" w16du:dateUtc="2024-07-08T13:58:00Z" w:id="805823294">
        <w:r>
          <w:fldChar w:fldCharType="separate"/>
        </w:r>
      </w:ins>
      <w:commentRangeStart w:id="18"/>
      <w:r w:rsidRPr="480F7253" w:rsidR="308E57E8">
        <w:rPr>
          <w:rStyle w:val="Hyperlink"/>
        </w:rPr>
        <w:t>L</w:t>
      </w:r>
      <w:r w:rsidRPr="480F7253" w:rsidR="1D55F076">
        <w:rPr>
          <w:rStyle w:val="Hyperlink"/>
        </w:rPr>
        <w:t>ocal</w:t>
      </w:r>
      <w:ins w:author="Morgan Edwards" w:date="2024-07-08T13:58:00Z" w16du:dateUtc="2024-07-08T13:58:00Z" w:id="1827893129">
        <w:r>
          <w:fldChar w:fldCharType="end"/>
        </w:r>
      </w:ins>
      <w:commentRangeEnd w:id="18"/>
      <w:r>
        <w:rPr>
          <w:rStyle w:val="CommentReference"/>
        </w:rPr>
        <w:commentReference w:id="18"/>
      </w:r>
    </w:p>
    <w:p w:rsidRPr="00CD506A" w:rsidR="00CD506A" w:rsidP="75C79244" w:rsidRDefault="00CD506A" w14:paraId="1DC6936E" w14:textId="06176BE8">
      <w:pPr>
        <w:pStyle w:val="paragraph"/>
        <w:numPr>
          <w:ilvl w:val="0"/>
          <w:numId w:val="15"/>
        </w:numPr>
        <w:spacing w:before="0" w:beforeAutospacing="off" w:after="0" w:afterAutospacing="off"/>
        <w:ind w:left="2520" w:firstLine="0"/>
        <w:textAlignment w:val="baseline"/>
        <w:rPr>
          <w:rFonts w:ascii="Montserrat Light" w:hAnsi="Montserrat Light" w:eastAsia="Montserrat Light" w:cs="Montserrat Light"/>
          <w:sz w:val="26"/>
          <w:szCs w:val="26"/>
        </w:rPr>
      </w:pPr>
      <w:ins w:author="Morgan Edwards" w:date="2024-07-08T13:59:00Z" w:id="769072790">
        <w:r>
          <w:fldChar w:fldCharType="begin"/>
        </w:r>
      </w:ins>
      <w:r>
        <w:instrText xml:space="preserve">HYPERLINK "https://marketingcenter.sebrands.com/af/sproutloud?destination=%2Fmember%2Fcatalog%2Fcustom_ads%2Fdetail%2F-TmVsK9yISvYZ0K17CNZpeSL9_iS033uQnyTl0pKSK8T0oXZLjsHnI8w7qa7WFh3%2FNSk2itm0IGMl_dZCPOwE8tO2rnco_bpvby2Zdx45MB9cb0I1izKU-eZjbC4W1qxp%2F97zQaeyWNAAzwHOF826JC1i_LC-wg4pMt7Alji4tRGn2Ek1U_wJ73JkNCdpyr2XS" </w:instrText>
      </w:r>
      <w:ins w:author="Morgan Edwards" w:date="2024-07-08T13:59:00Z" w:id="1289796861">
        <w:r>
          <w:fldChar w:fldCharType="separate"/>
        </w:r>
      </w:ins>
      <w:commentRangeStart w:id="24"/>
      <w:r w:rsidR="68EDF8E6">
        <w:rPr/>
        <w:t>Viverant</w:t>
      </w:r>
      <w:ins w:author="Morgan Edwards" w:date="2024-07-08T13:59:00Z" w:id="1157047746">
        <w:r>
          <w:fldChar w:fldCharType="end"/>
        </w:r>
      </w:ins>
      <w:commentRangeEnd w:id="24"/>
      <w:r>
        <w:rPr>
          <w:rStyle w:val="CommentReference"/>
        </w:rPr>
        <w:commentReference w:id="24"/>
      </w:r>
    </w:p>
    <w:p w:rsidR="1600BAE3" w:rsidP="75C79244" w:rsidRDefault="1600BAE3" w14:paraId="3AAA773C" w14:textId="6A4AD7F1">
      <w:pPr>
        <w:pStyle w:val="paragraph"/>
        <w:numPr>
          <w:ilvl w:val="0"/>
          <w:numId w:val="15"/>
        </w:numPr>
        <w:spacing w:before="0" w:beforeAutospacing="off" w:after="0" w:afterAutospacing="off"/>
        <w:ind w:left="2520" w:firstLine="0"/>
        <w:rPr>
          <w:rFonts w:ascii="Montserrat Light" w:hAnsi="Montserrat Light" w:eastAsia="游ゴシック Light" w:cs="Calibri" w:eastAsiaTheme="majorEastAsia"/>
          <w:sz w:val="22"/>
          <w:szCs w:val="22"/>
        </w:rPr>
      </w:pPr>
      <w:hyperlink r:id="R9a146d83ee314a12">
        <w:r w:rsidRPr="75C79244" w:rsidR="1600BAE3">
          <w:rPr>
            <w:rStyle w:val="Hyperlink"/>
            <w:rFonts w:ascii="Montserrat Light" w:hAnsi="Montserrat Light" w:eastAsia="游ゴシック Light" w:cs="Calibri" w:eastAsiaTheme="majorEastAsia"/>
            <w:sz w:val="22"/>
            <w:szCs w:val="22"/>
          </w:rPr>
          <w:t>Chiropractic Care</w:t>
        </w:r>
      </w:hyperlink>
    </w:p>
    <w:p w:rsidR="08002A04" w:rsidP="0A928221" w:rsidRDefault="08002A04" w14:paraId="0824352B" w14:textId="7D11415B">
      <w:pPr>
        <w:pStyle w:val="paragraph"/>
        <w:spacing w:before="0" w:beforeAutospacing="off" w:after="0" w:afterAutospacing="off"/>
        <w:rPr>
          <w:rStyle w:val="eop"/>
          <w:rFonts w:ascii="Montserrat Light" w:hAnsi="Montserrat Light" w:cs="Calibri"/>
          <w:sz w:val="22"/>
          <w:szCs w:val="22"/>
        </w:rPr>
      </w:pPr>
      <w:r w:rsidR="08002A04">
        <w:drawing>
          <wp:inline wp14:editId="6A4C1435" wp14:anchorId="21DCC03A">
            <wp:extent cx="4055149" cy="4055149"/>
            <wp:effectExtent l="0" t="0" r="0" b="0"/>
            <wp:docPr id="1304604879" name="Picture 130460487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rot="0">
                      <a:off x="0" y="0"/>
                      <a:ext cx="4055149" cy="4055149"/>
                    </a:xfrm>
                    <a:prstGeom prst="rect">
                      <a:avLst/>
                    </a:prstGeom>
                  </pic:spPr>
                </pic:pic>
              </a:graphicData>
            </a:graphic>
          </wp:inline>
        </w:drawing>
      </w:r>
    </w:p>
    <w:p w:rsidRPr="00CD506A" w:rsidR="00CD506A" w:rsidP="00CD506A" w:rsidRDefault="00CD506A" w14:paraId="19BC0C79" w14:textId="77777777">
      <w:pPr>
        <w:pStyle w:val="paragraph"/>
        <w:spacing w:before="0" w:beforeAutospacing="0" w:after="0" w:afterAutospacing="0"/>
        <w:ind w:left="2520"/>
        <w:textAlignment w:val="baseline"/>
        <w:rPr>
          <w:rFonts w:ascii="Montserrat Light" w:hAnsi="Montserrat Light" w:cs="Calibri"/>
          <w:sz w:val="22"/>
          <w:szCs w:val="22"/>
        </w:rPr>
      </w:pPr>
    </w:p>
    <w:tbl>
      <w:tblPr>
        <w:tblStyle w:val="TableGrid"/>
        <w:tblW w:w="0" w:type="auto"/>
        <w:tblLook w:val="04A0" w:firstRow="1" w:lastRow="0" w:firstColumn="1" w:lastColumn="0" w:noHBand="0" w:noVBand="1"/>
      </w:tblPr>
      <w:tblGrid>
        <w:gridCol w:w="10070"/>
      </w:tblGrid>
      <w:tr w:rsidR="00CD506A" w:rsidTr="7FCBC92A" w14:paraId="2BAE6B6B" w14:textId="77777777">
        <w:trPr>
          <w:trHeight w:val="1935"/>
        </w:trPr>
        <w:tc>
          <w:tcPr>
            <w:tcW w:w="10070" w:type="dxa"/>
            <w:tcBorders>
              <w:top w:val="nil"/>
              <w:left w:val="nil"/>
              <w:bottom w:val="nil"/>
              <w:right w:val="nil"/>
            </w:tcBorders>
            <w:shd w:val="clear" w:color="auto" w:fill="BAF1F4"/>
            <w:tcMar/>
          </w:tcPr>
          <w:p w:rsidRPr="001A3EE9" w:rsidR="00CD506A" w:rsidP="00CD506A" w:rsidRDefault="00CD506A" w14:paraId="3650DE8F" w14:textId="77777777">
            <w:pPr>
              <w:pStyle w:val="paragraph"/>
              <w:spacing w:before="0" w:beforeAutospacing="0" w:after="0" w:afterAutospacing="0"/>
              <w:textAlignment w:val="baseline"/>
              <w:rPr>
                <w:rStyle w:val="normaltextrun"/>
                <w:rFonts w:ascii="Montserrat Light" w:hAnsi="Montserrat Light" w:cs="Calibri" w:eastAsiaTheme="majorEastAsia"/>
                <w:b/>
                <w:bCs/>
                <w:sz w:val="22"/>
                <w:szCs w:val="22"/>
              </w:rPr>
            </w:pPr>
            <w:r w:rsidRPr="001A3EE9">
              <w:rPr>
                <w:rStyle w:val="normaltextrun"/>
                <w:rFonts w:ascii="Montserrat Light" w:hAnsi="Montserrat Light" w:cs="Calibri" w:eastAsiaTheme="majorEastAsia"/>
                <w:b/>
                <w:bCs/>
                <w:sz w:val="22"/>
                <w:szCs w:val="22"/>
              </w:rPr>
              <w:t xml:space="preserve">The recommended messaging for this post is: </w:t>
            </w:r>
          </w:p>
          <w:p w:rsidRPr="00CD506A" w:rsidR="00CD506A" w:rsidP="00CD506A" w:rsidRDefault="00CD506A" w14:paraId="097EA532" w14:textId="77777777">
            <w:pPr>
              <w:pStyle w:val="paragraph"/>
              <w:spacing w:before="0" w:beforeAutospacing="0" w:after="0" w:afterAutospacing="0"/>
              <w:textAlignment w:val="baseline"/>
              <w:rPr>
                <w:rStyle w:val="normaltextrun"/>
                <w:rFonts w:eastAsiaTheme="majorEastAsia"/>
                <w:i/>
                <w:iCs/>
              </w:rPr>
            </w:pPr>
          </w:p>
          <w:p w:rsidR="00CD506A" w:rsidP="7FCBC92A" w:rsidRDefault="00CD506A" w14:paraId="40F254DD" w14:textId="396DC25D">
            <w:pPr>
              <w:pStyle w:val="paragraph"/>
              <w:spacing w:before="0" w:beforeAutospacing="off" w:after="0" w:afterAutospacing="off"/>
              <w:textAlignment w:val="baseline"/>
              <w:rPr>
                <w:rStyle w:val="normaltextrun"/>
                <w:rFonts w:ascii="Montserrat Light" w:hAnsi="Montserrat Light" w:cs="Calibri"/>
                <w:sz w:val="22"/>
                <w:szCs w:val="22"/>
              </w:rPr>
            </w:pPr>
            <w:r w:rsidRPr="7FCBC92A" w:rsidR="00CD506A">
              <w:rPr>
                <w:rStyle w:val="normaltextrun"/>
                <w:rFonts w:ascii="Montserrat Light" w:hAnsi="Montserrat Light" w:eastAsia="游ゴシック Light" w:cs="Calibri" w:eastAsiaTheme="majorEastAsia"/>
                <w:i w:val="1"/>
                <w:iCs w:val="1"/>
                <w:sz w:val="22"/>
                <w:szCs w:val="22"/>
              </w:rPr>
              <w:t xml:space="preserve">Welcome, </w:t>
            </w:r>
            <w:r w:rsidRPr="7FCBC92A" w:rsidR="00CD506A">
              <w:rPr>
                <w:rStyle w:val="normaltextrun"/>
                <w:rFonts w:ascii="Montserrat Light" w:hAnsi="Montserrat Light" w:eastAsia="游ゴシック Light" w:cs="Calibri" w:eastAsiaTheme="majorEastAsia"/>
                <w:b w:val="1"/>
                <w:bCs w:val="1"/>
                <w:i w:val="1"/>
                <w:iCs w:val="1"/>
                <w:sz w:val="22"/>
                <w:szCs w:val="22"/>
              </w:rPr>
              <w:t>[</w:t>
            </w:r>
            <w:r w:rsidRPr="7FCBC92A" w:rsidR="6CFAEDB2">
              <w:rPr>
                <w:rStyle w:val="normaltextrun"/>
                <w:rFonts w:ascii="Montserrat Light" w:hAnsi="Montserrat Light" w:eastAsia="游ゴシック Light" w:cs="Calibri" w:eastAsiaTheme="majorEastAsia"/>
                <w:b w:val="1"/>
                <w:bCs w:val="1"/>
                <w:i w:val="1"/>
                <w:iCs w:val="1"/>
                <w:sz w:val="22"/>
                <w:szCs w:val="22"/>
              </w:rPr>
              <w:t>PROVIDER</w:t>
            </w:r>
            <w:r w:rsidRPr="7FCBC92A" w:rsidR="00CD506A">
              <w:rPr>
                <w:rStyle w:val="normaltextrun"/>
                <w:rFonts w:ascii="Montserrat Light" w:hAnsi="Montserrat Light" w:eastAsia="游ゴシック Light" w:cs="Calibri" w:eastAsiaTheme="majorEastAsia"/>
                <w:b w:val="1"/>
                <w:bCs w:val="1"/>
                <w:i w:val="1"/>
                <w:iCs w:val="1"/>
                <w:sz w:val="22"/>
                <w:szCs w:val="22"/>
              </w:rPr>
              <w:t xml:space="preserve"> NAME] </w:t>
            </w:r>
            <w:r w:rsidRPr="7FCBC92A" w:rsidR="00CD506A">
              <w:rPr>
                <w:rStyle w:val="normaltextrun"/>
                <w:rFonts w:ascii="Montserrat Light" w:hAnsi="Montserrat Light" w:eastAsia="游ゴシック Light" w:cs="Calibri" w:eastAsiaTheme="majorEastAsia"/>
                <w:i w:val="1"/>
                <w:iCs w:val="1"/>
                <w:sz w:val="22"/>
                <w:szCs w:val="22"/>
              </w:rPr>
              <w:t xml:space="preserve">to our </w:t>
            </w:r>
            <w:r w:rsidRPr="7FCBC92A" w:rsidR="00CD506A">
              <w:rPr>
                <w:rStyle w:val="normaltextrun"/>
                <w:rFonts w:ascii="Montserrat Light" w:hAnsi="Montserrat Light" w:eastAsia="游ゴシック Light" w:cs="Calibri" w:eastAsiaTheme="majorEastAsia"/>
                <w:i w:val="1"/>
                <w:iCs w:val="1"/>
                <w:sz w:val="22"/>
                <w:szCs w:val="22"/>
              </w:rPr>
              <w:t>great team</w:t>
            </w:r>
            <w:r w:rsidRPr="7FCBC92A" w:rsidR="00CD506A">
              <w:rPr>
                <w:rStyle w:val="normaltextrun"/>
                <w:rFonts w:ascii="Montserrat Light" w:hAnsi="Montserrat Light" w:eastAsia="游ゴシック Light" w:cs="Calibri" w:eastAsiaTheme="majorEastAsia"/>
                <w:i w:val="1"/>
                <w:iCs w:val="1"/>
                <w:sz w:val="22"/>
                <w:szCs w:val="22"/>
              </w:rPr>
              <w:t xml:space="preserve"> here at </w:t>
            </w:r>
            <w:r w:rsidRPr="7FCBC92A" w:rsidR="00CD506A">
              <w:rPr>
                <w:rStyle w:val="normaltextrun"/>
                <w:rFonts w:ascii="Montserrat Light" w:hAnsi="Montserrat Light" w:eastAsia="游ゴシック Light" w:cs="Calibri" w:eastAsiaTheme="majorEastAsia"/>
                <w:i w:val="1"/>
                <w:iCs w:val="1"/>
                <w:sz w:val="22"/>
                <w:szCs w:val="22"/>
              </w:rPr>
              <w:t>Anytime</w:t>
            </w:r>
            <w:r w:rsidRPr="7FCBC92A" w:rsidR="00CD506A">
              <w:rPr>
                <w:rStyle w:val="normaltextrun"/>
                <w:rFonts w:ascii="Montserrat Light" w:hAnsi="Montserrat Light" w:eastAsia="游ゴシック Light" w:cs="Calibri" w:eastAsiaTheme="majorEastAsia"/>
                <w:i w:val="1"/>
                <w:iCs w:val="1"/>
                <w:sz w:val="22"/>
                <w:szCs w:val="22"/>
              </w:rPr>
              <w:t xml:space="preserve"> Fitness </w:t>
            </w:r>
            <w:r w:rsidRPr="7FCBC92A" w:rsidR="00CD506A">
              <w:rPr>
                <w:rStyle w:val="normaltextrun"/>
                <w:rFonts w:ascii="Montserrat Light" w:hAnsi="Montserrat Light" w:eastAsia="游ゴシック Light" w:cs="Calibri" w:eastAsiaTheme="majorEastAsia"/>
                <w:b w:val="1"/>
                <w:bCs w:val="1"/>
                <w:i w:val="1"/>
                <w:iCs w:val="1"/>
                <w:sz w:val="22"/>
                <w:szCs w:val="22"/>
              </w:rPr>
              <w:t>[CLUB NAME]</w:t>
            </w:r>
            <w:r w:rsidRPr="7FCBC92A" w:rsidR="00CD506A">
              <w:rPr>
                <w:rStyle w:val="normaltextrun"/>
                <w:rFonts w:ascii="Montserrat Light" w:hAnsi="Montserrat Light" w:eastAsia="游ゴシック Light" w:cs="Calibri" w:eastAsiaTheme="majorEastAsia"/>
                <w:i w:val="1"/>
                <w:iCs w:val="1"/>
                <w:sz w:val="22"/>
                <w:szCs w:val="22"/>
              </w:rPr>
              <w:t xml:space="preserve">! </w:t>
            </w:r>
            <w:r w:rsidRPr="7FCBC92A" w:rsidR="00CD506A">
              <w:rPr>
                <w:rStyle w:val="normaltextrun"/>
                <w:rFonts w:ascii="Montserrat Light" w:hAnsi="Montserrat Light" w:eastAsia="游ゴシック Light" w:cs="Calibri" w:eastAsiaTheme="majorEastAsia"/>
                <w:b w:val="1"/>
                <w:bCs w:val="1"/>
                <w:i w:val="1"/>
                <w:iCs w:val="1"/>
                <w:sz w:val="22"/>
                <w:szCs w:val="22"/>
              </w:rPr>
              <w:t>[</w:t>
            </w:r>
            <w:r w:rsidRPr="7FCBC92A" w:rsidR="4E800F30">
              <w:rPr>
                <w:rStyle w:val="normaltextrun"/>
                <w:rFonts w:ascii="Montserrat Light" w:hAnsi="Montserrat Light" w:eastAsia="游ゴシック Light" w:cs="Calibri" w:eastAsiaTheme="majorEastAsia"/>
                <w:b w:val="1"/>
                <w:bCs w:val="1"/>
                <w:i w:val="1"/>
                <w:iCs w:val="1"/>
                <w:sz w:val="22"/>
                <w:szCs w:val="22"/>
              </w:rPr>
              <w:t>PROVIDER</w:t>
            </w:r>
            <w:r w:rsidRPr="7FCBC92A" w:rsidR="00CD506A">
              <w:rPr>
                <w:rStyle w:val="normaltextrun"/>
                <w:rFonts w:ascii="Montserrat Light" w:hAnsi="Montserrat Light" w:eastAsia="游ゴシック Light" w:cs="Calibri" w:eastAsiaTheme="majorEastAsia"/>
                <w:b w:val="1"/>
                <w:bCs w:val="1"/>
                <w:i w:val="1"/>
                <w:iCs w:val="1"/>
                <w:sz w:val="22"/>
                <w:szCs w:val="22"/>
              </w:rPr>
              <w:t xml:space="preserve"> NAME]</w:t>
            </w:r>
            <w:r w:rsidRPr="7FCBC92A" w:rsidR="00CD506A">
              <w:rPr>
                <w:rStyle w:val="normaltextrun"/>
                <w:rFonts w:ascii="Montserrat Light" w:hAnsi="Montserrat Light" w:eastAsia="游ゴシック Light" w:cs="Calibri" w:eastAsiaTheme="majorEastAsia"/>
                <w:i w:val="1"/>
                <w:iCs w:val="1"/>
                <w:sz w:val="22"/>
                <w:szCs w:val="22"/>
              </w:rPr>
              <w:t xml:space="preserve"> has joined us as the onsite </w:t>
            </w:r>
            <w:r w:rsidRPr="7FCBC92A" w:rsidR="704B894C">
              <w:rPr>
                <w:rStyle w:val="normaltextrun"/>
                <w:rFonts w:ascii="Montserrat Light" w:hAnsi="Montserrat Light" w:eastAsia="游ゴシック Light" w:cs="Calibri" w:eastAsiaTheme="majorEastAsia"/>
                <w:b w:val="1"/>
                <w:bCs w:val="1"/>
                <w:i w:val="1"/>
                <w:iCs w:val="1"/>
                <w:sz w:val="22"/>
                <w:szCs w:val="22"/>
              </w:rPr>
              <w:t>[PROVIDER SERVICE]</w:t>
            </w:r>
            <w:r w:rsidRPr="7FCBC92A" w:rsidR="00CD506A">
              <w:rPr>
                <w:rStyle w:val="normaltextrun"/>
                <w:rFonts w:ascii="Montserrat Light" w:hAnsi="Montserrat Light" w:eastAsia="游ゴシック Light" w:cs="Calibri" w:eastAsiaTheme="majorEastAsia"/>
                <w:i w:val="1"/>
                <w:iCs w:val="1"/>
                <w:sz w:val="22"/>
                <w:szCs w:val="22"/>
              </w:rPr>
              <w:t xml:space="preserve"> for </w:t>
            </w:r>
            <w:r w:rsidRPr="7FCBC92A" w:rsidR="00CD506A">
              <w:rPr>
                <w:rStyle w:val="normaltextrun"/>
                <w:rFonts w:ascii="Montserrat Light" w:hAnsi="Montserrat Light" w:eastAsia="游ゴシック Light" w:cs="Calibri" w:eastAsiaTheme="majorEastAsia"/>
                <w:b w:val="1"/>
                <w:bCs w:val="1"/>
                <w:i w:val="1"/>
                <w:iCs w:val="1"/>
                <w:sz w:val="22"/>
                <w:szCs w:val="22"/>
              </w:rPr>
              <w:t>[PARTNER NAME HERE]</w:t>
            </w:r>
            <w:r w:rsidRPr="7FCBC92A" w:rsidR="00CD506A">
              <w:rPr>
                <w:rStyle w:val="normaltextrun"/>
                <w:rFonts w:ascii="Montserrat Light" w:hAnsi="Montserrat Light" w:eastAsia="游ゴシック Light" w:cs="Calibri" w:eastAsiaTheme="majorEastAsia"/>
                <w:i w:val="1"/>
                <w:iCs w:val="1"/>
                <w:sz w:val="22"/>
                <w:szCs w:val="22"/>
              </w:rPr>
              <w:t xml:space="preserve">, </w:t>
            </w:r>
            <w:r w:rsidRPr="7FCBC92A" w:rsidR="00CD506A">
              <w:rPr>
                <w:rStyle w:val="normaltextrun"/>
                <w:rFonts w:ascii="Montserrat Light" w:hAnsi="Montserrat Light" w:eastAsia="游ゴシック Light" w:cs="Calibri" w:eastAsiaTheme="majorEastAsia"/>
                <w:i w:val="1"/>
                <w:iCs w:val="1"/>
                <w:sz w:val="22"/>
                <w:szCs w:val="22"/>
              </w:rPr>
              <w:t>located</w:t>
            </w:r>
            <w:r w:rsidRPr="7FCBC92A" w:rsidR="00CD506A">
              <w:rPr>
                <w:rStyle w:val="normaltextrun"/>
                <w:rFonts w:ascii="Montserrat Light" w:hAnsi="Montserrat Light" w:eastAsia="游ゴシック Light" w:cs="Calibri" w:eastAsiaTheme="majorEastAsia"/>
                <w:i w:val="1"/>
                <w:iCs w:val="1"/>
                <w:sz w:val="22"/>
                <w:szCs w:val="22"/>
              </w:rPr>
              <w:t xml:space="preserve"> in our club. </w:t>
            </w:r>
            <w:r w:rsidRPr="7FCBC92A" w:rsidR="00CD506A">
              <w:rPr>
                <w:rStyle w:val="normaltextrun"/>
                <w:rFonts w:ascii="Montserrat Light" w:hAnsi="Montserrat Light" w:eastAsia="游ゴシック Light" w:cs="Calibri" w:eastAsiaTheme="majorEastAsia"/>
                <w:b w:val="1"/>
                <w:bCs w:val="1"/>
                <w:i w:val="1"/>
                <w:iCs w:val="1"/>
                <w:sz w:val="22"/>
                <w:szCs w:val="22"/>
              </w:rPr>
              <w:t>[</w:t>
            </w:r>
            <w:r w:rsidRPr="7FCBC92A" w:rsidR="11FC4796">
              <w:rPr>
                <w:rStyle w:val="normaltextrun"/>
                <w:rFonts w:ascii="Montserrat Light" w:hAnsi="Montserrat Light" w:eastAsia="游ゴシック Light" w:cs="Calibri" w:eastAsiaTheme="majorEastAsia"/>
                <w:b w:val="1"/>
                <w:bCs w:val="1"/>
                <w:i w:val="1"/>
                <w:iCs w:val="1"/>
                <w:sz w:val="22"/>
                <w:szCs w:val="22"/>
              </w:rPr>
              <w:t>PROVIDER</w:t>
            </w:r>
            <w:r w:rsidRPr="7FCBC92A" w:rsidR="00CD506A">
              <w:rPr>
                <w:rStyle w:val="normaltextrun"/>
                <w:rFonts w:ascii="Montserrat Light" w:hAnsi="Montserrat Light" w:eastAsia="游ゴシック Light" w:cs="Calibri" w:eastAsiaTheme="majorEastAsia"/>
                <w:b w:val="1"/>
                <w:bCs w:val="1"/>
                <w:i w:val="1"/>
                <w:iCs w:val="1"/>
                <w:sz w:val="22"/>
                <w:szCs w:val="22"/>
              </w:rPr>
              <w:t xml:space="preserve"> NAME]</w:t>
            </w:r>
            <w:r w:rsidRPr="7FCBC92A" w:rsidR="00CD506A">
              <w:rPr>
                <w:rStyle w:val="normaltextrun"/>
                <w:rFonts w:ascii="Montserrat Light" w:hAnsi="Montserrat Light" w:eastAsia="游ゴシック Light" w:cs="Calibri" w:eastAsiaTheme="majorEastAsia"/>
                <w:i w:val="1"/>
                <w:iCs w:val="1"/>
                <w:sz w:val="22"/>
                <w:szCs w:val="22"/>
              </w:rPr>
              <w:t xml:space="preserve"> has</w:t>
            </w:r>
            <w:r w:rsidRPr="7FCBC92A" w:rsidR="00CD506A">
              <w:rPr>
                <w:rStyle w:val="normaltextrun"/>
                <w:rFonts w:ascii="Montserrat Light" w:hAnsi="Montserrat Light" w:eastAsia="游ゴシック Light" w:cs="Calibri" w:eastAsiaTheme="majorEastAsia"/>
                <w:b w:val="1"/>
                <w:bCs w:val="1"/>
                <w:i w:val="1"/>
                <w:iCs w:val="1"/>
                <w:sz w:val="22"/>
                <w:szCs w:val="22"/>
              </w:rPr>
              <w:t xml:space="preserve"> [QUALIFICATIONS]</w:t>
            </w:r>
            <w:r w:rsidRPr="7FCBC92A" w:rsidR="00CD506A">
              <w:rPr>
                <w:rStyle w:val="normaltextrun"/>
                <w:rFonts w:ascii="Montserrat Light" w:hAnsi="Montserrat Light" w:eastAsia="游ゴシック Light" w:cs="Calibri" w:eastAsiaTheme="majorEastAsia"/>
                <w:i w:val="1"/>
                <w:iCs w:val="1"/>
                <w:sz w:val="22"/>
                <w:szCs w:val="22"/>
              </w:rPr>
              <w:t xml:space="preserve"> and is here to help with any of your recovery needs."</w:t>
            </w:r>
          </w:p>
        </w:tc>
      </w:tr>
    </w:tbl>
    <w:p w:rsidRPr="00CD506A" w:rsidR="00CD506A" w:rsidP="001A3EE9" w:rsidRDefault="00CD506A" w14:paraId="6612AEC9" w14:textId="4FCFC6EF">
      <w:pPr>
        <w:pStyle w:val="paragraph"/>
        <w:spacing w:before="0" w:beforeAutospacing="0" w:after="0" w:afterAutospacing="0"/>
        <w:textAlignment w:val="baseline"/>
        <w:rPr>
          <w:rFonts w:ascii="Montserrat Light" w:hAnsi="Montserrat Light" w:cs="Calibri"/>
          <w:sz w:val="22"/>
          <w:szCs w:val="22"/>
        </w:rPr>
      </w:pPr>
    </w:p>
    <w:p w:rsidRPr="00CD506A" w:rsidR="00CD506A" w:rsidP="7FCBC92A" w:rsidRDefault="00CD506A" w14:paraId="75C84E53" w14:textId="2A57C181">
      <w:pPr>
        <w:pStyle w:val="paragraph"/>
        <w:numPr>
          <w:ilvl w:val="0"/>
          <w:numId w:val="16"/>
        </w:numPr>
        <w:tabs>
          <w:tab w:val="left" w:pos="1170"/>
        </w:tabs>
        <w:spacing w:before="0" w:beforeAutospacing="off" w:after="0" w:afterAutospacing="off"/>
        <w:ind w:left="540" w:hanging="450"/>
        <w:textAlignment w:val="baseline"/>
        <w:rPr>
          <w:rStyle w:val="eop"/>
          <w:rFonts w:ascii="Montserrat Light" w:hAnsi="Montserrat Light" w:cs="Calibri"/>
          <w:sz w:val="22"/>
          <w:szCs w:val="22"/>
        </w:rPr>
      </w:pPr>
      <w:r w:rsidRPr="7FCBC92A" w:rsidR="00CD506A">
        <w:rPr>
          <w:rStyle w:val="normaltextrun"/>
          <w:rFonts w:ascii="Montserrat Light" w:hAnsi="Montserrat Light" w:eastAsia="游ゴシック Light" w:cs="Calibri" w:eastAsiaTheme="majorEastAsia"/>
          <w:b w:val="1"/>
          <w:bCs w:val="1"/>
          <w:sz w:val="22"/>
          <w:szCs w:val="22"/>
        </w:rPr>
        <w:t xml:space="preserve">Join our event (use about 2 weeks, and the days leading up to, the grand opening of the </w:t>
      </w:r>
      <w:r w:rsidRPr="7FCBC92A" w:rsidR="230E0222">
        <w:rPr>
          <w:rStyle w:val="normaltextrun"/>
          <w:rFonts w:ascii="Montserrat Light" w:hAnsi="Montserrat Light" w:eastAsia="游ゴシック Light" w:cs="Calibri" w:eastAsiaTheme="majorEastAsia"/>
          <w:b w:val="1"/>
          <w:bCs w:val="1"/>
          <w:sz w:val="22"/>
          <w:szCs w:val="22"/>
        </w:rPr>
        <w:t>provider</w:t>
      </w:r>
      <w:r w:rsidRPr="7FCBC92A" w:rsidR="00CD506A">
        <w:rPr>
          <w:rStyle w:val="normaltextrun"/>
          <w:rFonts w:ascii="Montserrat Light" w:hAnsi="Montserrat Light" w:eastAsia="游ゴシック Light" w:cs="Calibri" w:eastAsiaTheme="majorEastAsia"/>
          <w:b w:val="1"/>
          <w:bCs w:val="1"/>
          <w:sz w:val="22"/>
          <w:szCs w:val="22"/>
        </w:rPr>
        <w:t xml:space="preserve"> space) </w:t>
      </w:r>
      <w:r w:rsidRPr="7FCBC92A" w:rsidR="00CD506A">
        <w:rPr>
          <w:rStyle w:val="eop"/>
          <w:rFonts w:ascii="Montserrat Light" w:hAnsi="Montserrat Light" w:eastAsia="游ゴシック Light" w:cs="Calibri" w:eastAsiaTheme="majorEastAsia"/>
          <w:sz w:val="22"/>
          <w:szCs w:val="22"/>
        </w:rPr>
        <w:t>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56"/>
        <w:gridCol w:w="3357"/>
        <w:gridCol w:w="3357"/>
      </w:tblGrid>
      <w:tr w:rsidR="00CD506A" w:rsidTr="0A928221" w14:paraId="5AC876A6" w14:textId="77777777">
        <w:tc>
          <w:tcPr>
            <w:tcW w:w="3356" w:type="dxa"/>
            <w:tcMar/>
          </w:tcPr>
          <w:p w:rsidRPr="00CD506A" w:rsidR="00CD506A" w:rsidP="7FCBC92A" w:rsidRDefault="18E4FE5C" w14:paraId="46D66A3A" w14:textId="2CA4C882">
            <w:pPr>
              <w:pStyle w:val="paragraph"/>
              <w:numPr>
                <w:ilvl w:val="0"/>
                <w:numId w:val="20"/>
              </w:numPr>
              <w:tabs>
                <w:tab w:val="clear" w:pos="900"/>
              </w:tabs>
              <w:spacing w:before="0" w:beforeAutospacing="off" w:after="0" w:afterAutospacing="off"/>
              <w:textAlignment w:val="baseline"/>
              <w:rPr>
                <w:rStyle w:val="eop"/>
                <w:rFonts w:ascii="Montserrat Light" w:hAnsi="Montserrat Light" w:cs="Calibri"/>
                <w:sz w:val="20"/>
                <w:szCs w:val="20"/>
              </w:rPr>
            </w:pPr>
            <w:hyperlink r:id="R4675ac48e40e4f98">
              <w:r w:rsidRPr="75C79244" w:rsidR="68EDF8E6">
                <w:rPr>
                  <w:rStyle w:val="Hyperlink"/>
                  <w:rFonts w:ascii="Montserrat Light" w:hAnsi="Montserrat Light" w:eastAsia="游ゴシック Light" w:cs="Calibri" w:eastAsiaTheme="majorEastAsia"/>
                  <w:sz w:val="20"/>
                  <w:szCs w:val="20"/>
                </w:rPr>
                <w:t>Local</w:t>
              </w:r>
            </w:hyperlink>
          </w:p>
          <w:p w:rsidRPr="00CD506A" w:rsidR="00CD506A" w:rsidP="75C79244" w:rsidRDefault="18E4FE5C" w14:paraId="43A2D52A" w14:textId="2462E6FD">
            <w:pPr>
              <w:pStyle w:val="paragraph"/>
              <w:tabs>
                <w:tab w:val="clear" w:pos="900"/>
              </w:tabs>
              <w:spacing w:before="0" w:beforeAutospacing="off" w:after="0" w:afterAutospacing="off"/>
              <w:ind w:left="900"/>
              <w:textAlignment w:val="baseline"/>
              <w:rPr>
                <w:rStyle w:val="eop"/>
                <w:rFonts w:ascii="Montserrat Light" w:hAnsi="Montserrat Light" w:cs="Calibri"/>
                <w:sz w:val="20"/>
                <w:szCs w:val="20"/>
              </w:rPr>
            </w:pPr>
          </w:p>
          <w:p w:rsidRPr="00CD506A" w:rsidR="00CD506A" w:rsidP="7FCBC92A" w:rsidRDefault="18E4FE5C" w14:paraId="31A5B631" w14:textId="6EF49956">
            <w:pPr>
              <w:pStyle w:val="paragraph"/>
              <w:numPr>
                <w:ilvl w:val="0"/>
                <w:numId w:val="20"/>
              </w:numPr>
              <w:tabs>
                <w:tab w:val="clear" w:pos="900"/>
              </w:tabs>
              <w:spacing w:before="0" w:beforeAutospacing="off" w:after="0" w:afterAutospacing="off"/>
              <w:textAlignment w:val="baseline"/>
              <w:rPr>
                <w:rStyle w:val="eop"/>
                <w:rFonts w:ascii="Montserrat Light" w:hAnsi="Montserrat Light" w:cs="Calibri"/>
                <w:sz w:val="20"/>
                <w:szCs w:val="20"/>
              </w:rPr>
            </w:pPr>
            <w:hyperlink r:id="R8c2898b07eb04643">
              <w:r w:rsidRPr="75C79244" w:rsidR="2FA8961A">
                <w:rPr>
                  <w:rStyle w:val="Hyperlink"/>
                  <w:rFonts w:ascii="Montserrat Light" w:hAnsi="Montserrat Light" w:cs="Calibri"/>
                  <w:sz w:val="20"/>
                  <w:szCs w:val="20"/>
                </w:rPr>
                <w:t>Chiropractic care</w:t>
              </w:r>
            </w:hyperlink>
          </w:p>
        </w:tc>
        <w:tc>
          <w:tcPr>
            <w:tcW w:w="3357" w:type="dxa"/>
            <w:tcMar/>
          </w:tcPr>
          <w:p w:rsidR="68EDF8E6" w:rsidP="480F7253" w:rsidRDefault="68EDF8E6" w14:paraId="4E0751A0" w14:textId="561FB86B">
            <w:pPr>
              <w:pStyle w:val="paragraph"/>
              <w:numPr>
                <w:ilvl w:val="0"/>
                <w:numId w:val="20"/>
              </w:numPr>
              <w:spacing w:before="0" w:beforeAutospacing="off" w:after="0" w:afterAutospacing="off"/>
              <w:rPr>
                <w:rStyle w:val="eop"/>
                <w:rFonts w:ascii="Montserrat Light" w:hAnsi="Montserrat Light" w:eastAsia="游ゴシック Light" w:cs="Calibri" w:eastAsiaTheme="majorEastAsia"/>
                <w:sz w:val="20"/>
                <w:szCs w:val="20"/>
              </w:rPr>
            </w:pPr>
            <w:hyperlink r:id="Rb0559a3d94eb498c">
              <w:r w:rsidRPr="0A928221" w:rsidR="68EDF8E6">
                <w:rPr>
                  <w:rStyle w:val="Hyperlink"/>
                  <w:rFonts w:ascii="Montserrat Light" w:hAnsi="Montserrat Light" w:eastAsia="游ゴシック Light" w:cs="Calibri" w:eastAsiaTheme="majorEastAsia"/>
                  <w:sz w:val="20"/>
                  <w:szCs w:val="20"/>
                </w:rPr>
                <w:t>Viverant</w:t>
              </w:r>
            </w:hyperlink>
          </w:p>
        </w:tc>
        <w:tc>
          <w:tcPr>
            <w:tcW w:w="3357" w:type="dxa"/>
            <w:tcMar/>
          </w:tcPr>
          <w:p w:rsidR="480F7253" w:rsidRDefault="480F7253" w14:paraId="059FB97E" w14:textId="74D22635"/>
        </w:tc>
      </w:tr>
    </w:tbl>
    <w:p w:rsidRPr="00CD506A" w:rsidR="00CD506A" w:rsidP="7FCBC92A" w:rsidRDefault="00CD506A" w14:paraId="278A300B" w14:textId="77777777">
      <w:pPr>
        <w:pStyle w:val="paragraph"/>
        <w:tabs>
          <w:tab w:val="left" w:pos="1170"/>
        </w:tabs>
        <w:spacing w:before="0" w:beforeAutospacing="off" w:after="0" w:afterAutospacing="off"/>
        <w:textAlignment w:val="baseline"/>
        <w:rPr>
          <w:rStyle w:val="eop"/>
          <w:rFonts w:ascii="Montserrat Light" w:hAnsi="Montserrat Light" w:cs="Calibri"/>
          <w:sz w:val="22"/>
          <w:szCs w:val="22"/>
        </w:rPr>
      </w:pPr>
    </w:p>
    <w:p w:rsidRPr="00CD506A" w:rsidR="00CD506A" w:rsidP="0A928221" w:rsidRDefault="00CD506A" w14:paraId="2071C947" w14:textId="4EA39902">
      <w:pPr>
        <w:pStyle w:val="paragraph"/>
        <w:spacing w:before="0" w:beforeAutospacing="off" w:after="0" w:afterAutospacing="off"/>
        <w:jc w:val="center"/>
        <w:textAlignment w:val="baseline"/>
        <w:rPr>
          <w:rFonts w:ascii="Montserrat Light" w:hAnsi="Montserrat Light" w:cs="Calibri"/>
          <w:sz w:val="22"/>
          <w:szCs w:val="22"/>
        </w:rPr>
      </w:pPr>
      <w:r w:rsidR="00CD506A">
        <w:drawing>
          <wp:inline wp14:editId="1B9A5F40" wp14:anchorId="40F8C809">
            <wp:extent cx="1600979" cy="2838450"/>
            <wp:effectExtent l="57150" t="19050" r="56515" b="95250"/>
            <wp:docPr id="1179061553" name="Picture 8" descr="A purple and orange pos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061553" name="Picture 8" descr="A purple and orange poster&#10;&#10;Description automatically generated"/>
                    <pic:cNvPicPr>
                      <a:picLocks noChangeAspect="1" noChangeArrowheads="1"/>
                    </pic:cNvPicPr>
                  </pic:nvPicPr>
                  <pic:blipFill>
                    <a:blip xmlns:r="http://schemas.openxmlformats.org/officeDocument/2006/relationships" r:embed="rId33">
                      <a:extLst>
                        <a:ext uri="{28A0092B-C50C-407E-A947-70E740481C1C}">
                          <a14:useLocalDpi xmlns:a14="http://schemas.microsoft.com/office/drawing/2010/main" val="0"/>
                        </a:ext>
                      </a:extLst>
                    </a:blip>
                    <a:srcRect/>
                    <a:stretch>
                      <a:fillRect/>
                    </a:stretch>
                  </pic:blipFill>
                  <pic:spPr bwMode="auto">
                    <a:xfrm>
                      <a:off x="0" y="0"/>
                      <a:ext cx="1602432" cy="2841026"/>
                    </a:xfrm>
                    <a:prstGeom prst="rect">
                      <a:avLst/>
                    </a:prstGeom>
                    <a:noFill/>
                    <a:ln>
                      <a:noFill/>
                    </a:ln>
                    <a:effectLst>
                      <a:outerShdw blurRad="50800" dist="38100" dir="5400000" algn="t" rotWithShape="0">
                        <a:prstClr val="black">
                          <a:alpha val="40000"/>
                        </a:prstClr>
                      </a:outerShdw>
                    </a:effectLst>
                  </pic:spPr>
                </pic:pic>
              </a:graphicData>
            </a:graphic>
          </wp:inline>
        </w:drawing>
      </w:r>
      <w:r w:rsidRPr="0A928221" w:rsidR="00CD506A">
        <w:rPr>
          <w:rStyle w:val="wacimagecontainer"/>
          <w:rFonts w:ascii="Montserrat Light" w:hAnsi="Montserrat Light" w:eastAsia="游ゴシック Light" w:cs="Calibri" w:eastAsiaTheme="majorEastAsia"/>
          <w:noProof/>
          <w:sz w:val="22"/>
          <w:szCs w:val="22"/>
        </w:rPr>
        <w:t xml:space="preserve">           </w:t>
      </w:r>
      <w:r w:rsidR="00B2B7D5">
        <w:drawing>
          <wp:inline wp14:editId="4548EF92" wp14:anchorId="409AF0FE">
            <wp:extent cx="2370649" cy="2991268"/>
            <wp:effectExtent l="0" t="0" r="0" b="0"/>
            <wp:docPr id="1388919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919522" name="Picture 1388919522"/>
                    <pic:cNvPicPr/>
                  </pic:nvPicPr>
                  <pic:blipFill>
                    <a:blip xmlns:r="http://schemas.openxmlformats.org/officeDocument/2006/relationships" r:embed="rId1545836360">
                      <a:extLst>
                        <a:ext uri="{28A0092B-C50C-407E-A947-70E740481C1C}">
                          <a14:useLocalDpi xmlns:a14="http://schemas.microsoft.com/office/drawing/2010/main"/>
                        </a:ext>
                      </a:extLst>
                    </a:blip>
                    <a:stretch>
                      <a:fillRect/>
                    </a:stretch>
                  </pic:blipFill>
                  <pic:spPr>
                    <a:xfrm rot="0">
                      <a:off x="0" y="0"/>
                      <a:ext cx="2370649" cy="2991268"/>
                    </a:xfrm>
                    <a:prstGeom prst="rect">
                      <a:avLst/>
                    </a:prstGeom>
                  </pic:spPr>
                </pic:pic>
              </a:graphicData>
            </a:graphic>
          </wp:inline>
        </w:drawing>
      </w:r>
      <w:r w:rsidRPr="0A928221" w:rsidR="00CD506A">
        <w:rPr>
          <w:rStyle w:val="eop"/>
          <w:rFonts w:ascii="Montserrat Light" w:hAnsi="Montserrat Light" w:eastAsia="游ゴシック Light" w:cs="Calibri" w:eastAsiaTheme="majorEastAsia"/>
          <w:sz w:val="22"/>
          <w:szCs w:val="22"/>
        </w:rPr>
        <w:t> </w:t>
      </w:r>
    </w:p>
    <w:p w:rsidR="001A3EE9" w:rsidP="0A928221" w:rsidRDefault="00CD506A" w14:paraId="00F6B620" w14:textId="1C7A4239">
      <w:pPr>
        <w:pStyle w:val="paragraph"/>
        <w:numPr>
          <w:ilvl w:val="0"/>
          <w:numId w:val="16"/>
        </w:numPr>
        <w:spacing w:before="0" w:beforeAutospacing="0" w:after="0" w:afterAutospacing="0"/>
        <w:ind/>
        <w:textAlignment w:val="baseline"/>
        <w:rPr>
          <w:rFonts w:ascii="Montserrat Light" w:hAnsi="Montserrat Light" w:cs="Calibri"/>
          <w:sz w:val="22"/>
          <w:szCs w:val="22"/>
        </w:rPr>
      </w:pPr>
      <w:r w:rsidRPr="0A928221" w:rsidR="00CD506A">
        <w:rPr>
          <w:rStyle w:val="normaltextrun"/>
          <w:rFonts w:ascii="Montserrat Light" w:hAnsi="Montserrat Light" w:eastAsia="游ゴシック Light" w:cs="Calibri" w:eastAsiaTheme="majorEastAsia"/>
          <w:b w:val="1"/>
          <w:bCs w:val="1"/>
          <w:sz w:val="22"/>
          <w:szCs w:val="22"/>
        </w:rPr>
        <w:t>Thank You for joining the event (recommended to share 1-2 days after the grand opening event)</w:t>
      </w:r>
      <w:r w:rsidRPr="0A928221" w:rsidR="00CD506A">
        <w:rPr>
          <w:rStyle w:val="eop"/>
          <w:rFonts w:ascii="Montserrat Light" w:hAnsi="Montserrat Light" w:eastAsia="游ゴシック Light" w:cs="Calibri" w:eastAsiaTheme="majorEastAsia"/>
          <w:sz w:val="22"/>
          <w:szCs w:val="22"/>
        </w:rPr>
        <w:t> </w:t>
      </w:r>
    </w:p>
    <w:p w:rsidR="001A3EE9" w:rsidP="001A3EE9" w:rsidRDefault="001A3EE9" w14:paraId="76150FF9" w14:textId="77777777">
      <w:pPr>
        <w:pStyle w:val="paragraph"/>
        <w:spacing w:before="0" w:beforeAutospacing="0" w:after="0" w:afterAutospacing="0"/>
        <w:ind w:left="540"/>
        <w:textAlignment w:val="baseline"/>
        <w:rPr>
          <w:rFonts w:ascii="Montserrat Light" w:hAnsi="Montserrat Light" w:cs="Calibri"/>
          <w:sz w:val="22"/>
          <w:szCs w:val="22"/>
        </w:rPr>
      </w:pPr>
    </w:p>
    <w:p w:rsidR="00CD506A" w:rsidP="7FCBC92A" w:rsidRDefault="00CD506A" w14:paraId="760B4B56" w14:textId="6D8174B6">
      <w:pPr>
        <w:pStyle w:val="paragraph"/>
        <w:spacing w:before="0" w:beforeAutospacing="off" w:after="0" w:afterAutospacing="off"/>
        <w:ind w:left="540"/>
        <w:textAlignment w:val="baseline"/>
        <w:rPr>
          <w:rStyle w:val="eop"/>
          <w:rFonts w:ascii="Montserrat Light" w:hAnsi="Montserrat Light" w:eastAsia="游ゴシック Light" w:cs="Calibri" w:eastAsiaTheme="majorEastAsia"/>
          <w:sz w:val="22"/>
          <w:szCs w:val="22"/>
        </w:rPr>
      </w:pPr>
      <w:r w:rsidRPr="7FCBC92A" w:rsidR="00CD506A">
        <w:rPr>
          <w:rStyle w:val="normaltextrun"/>
          <w:rFonts w:ascii="Montserrat Light" w:hAnsi="Montserrat Light" w:eastAsia="游ゴシック Light" w:cs="Calibri" w:eastAsiaTheme="majorEastAsia"/>
          <w:sz w:val="22"/>
          <w:szCs w:val="22"/>
        </w:rPr>
        <w:t xml:space="preserve">"Thank you for joining our event” social assets are available, with captions, in the </w:t>
      </w:r>
      <w:r w:rsidRPr="7FCBC92A" w:rsidR="25C49831">
        <w:rPr>
          <w:rStyle w:val="normaltextrun"/>
          <w:rFonts w:ascii="Montserrat Light" w:hAnsi="Montserrat Light" w:eastAsia="游ゴシック Light" w:cs="Calibri" w:eastAsiaTheme="majorEastAsia"/>
          <w:sz w:val="22"/>
          <w:szCs w:val="22"/>
        </w:rPr>
        <w:t>SOCi library labeled based on your provider partner.</w:t>
      </w:r>
      <w:r w:rsidRPr="7FCBC92A" w:rsidR="00CD506A">
        <w:rPr>
          <w:rStyle w:val="normaltextrun"/>
          <w:rFonts w:ascii="Montserrat Light" w:hAnsi="Montserrat Light" w:eastAsia="游ゴシック Light" w:cs="Calibri" w:eastAsiaTheme="majorEastAsia"/>
          <w:sz w:val="22"/>
          <w:szCs w:val="22"/>
        </w:rPr>
        <w:t xml:space="preserve"> Clubs will work with p</w:t>
      </w:r>
      <w:r w:rsidRPr="7FCBC92A" w:rsidR="06214E8F">
        <w:rPr>
          <w:rStyle w:val="normaltextrun"/>
          <w:rFonts w:ascii="Montserrat Light" w:hAnsi="Montserrat Light" w:eastAsia="游ゴシック Light" w:cs="Calibri" w:eastAsiaTheme="majorEastAsia"/>
          <w:sz w:val="22"/>
          <w:szCs w:val="22"/>
        </w:rPr>
        <w:t>rovider partners</w:t>
      </w:r>
      <w:r w:rsidRPr="7FCBC92A" w:rsidR="00CD506A">
        <w:rPr>
          <w:rStyle w:val="normaltextrun"/>
          <w:rFonts w:ascii="Montserrat Light" w:hAnsi="Montserrat Light" w:eastAsia="游ゴシック Light" w:cs="Calibri" w:eastAsiaTheme="majorEastAsia"/>
          <w:sz w:val="22"/>
          <w:szCs w:val="22"/>
        </w:rPr>
        <w:t xml:space="preserve"> to provide photos for these assets.</w:t>
      </w:r>
      <w:r w:rsidRPr="7FCBC92A" w:rsidR="00CD506A">
        <w:rPr>
          <w:rStyle w:val="eop"/>
          <w:rFonts w:ascii="Montserrat Light" w:hAnsi="Montserrat Light" w:eastAsia="游ゴシック Light" w:cs="Calibri" w:eastAsiaTheme="majorEastAsia"/>
          <w:sz w:val="22"/>
          <w:szCs w:val="22"/>
        </w:rPr>
        <w:t> </w:t>
      </w:r>
    </w:p>
    <w:p w:rsidR="001A3EE9" w:rsidP="001A3EE9" w:rsidRDefault="001A3EE9" w14:paraId="63F529AA" w14:textId="77777777">
      <w:pPr>
        <w:pStyle w:val="paragraph"/>
        <w:spacing w:before="0" w:beforeAutospacing="0" w:after="0" w:afterAutospacing="0"/>
        <w:ind w:left="540"/>
        <w:textAlignment w:val="baseline"/>
        <w:rPr>
          <w:rStyle w:val="eop"/>
          <w:rFonts w:ascii="Montserrat Light" w:hAnsi="Montserrat Light" w:cs="Calibri" w:eastAsiaTheme="majorEastAsia"/>
          <w:sz w:val="22"/>
          <w:szCs w:val="22"/>
        </w:rPr>
      </w:pPr>
    </w:p>
    <w:tbl>
      <w:tblPr>
        <w:tblStyle w:val="TableGrid"/>
        <w:tblW w:w="0" w:type="auto"/>
        <w:tblInd w:w="540" w:type="dxa"/>
        <w:tblLook w:val="04A0" w:firstRow="1" w:lastRow="0" w:firstColumn="1" w:lastColumn="0" w:noHBand="0" w:noVBand="1"/>
      </w:tblPr>
      <w:tblGrid>
        <w:gridCol w:w="9540"/>
      </w:tblGrid>
      <w:tr w:rsidR="001A3EE9" w:rsidTr="0A928221" w14:paraId="1A9F8573" w14:textId="77777777">
        <w:trPr>
          <w:trHeight w:val="1350"/>
        </w:trPr>
        <w:tc>
          <w:tcPr>
            <w:tcW w:w="9540" w:type="dxa"/>
            <w:tcBorders>
              <w:top w:val="nil"/>
              <w:left w:val="nil"/>
              <w:bottom w:val="nil"/>
              <w:right w:val="nil"/>
            </w:tcBorders>
            <w:shd w:val="clear" w:color="auto" w:fill="BAF1F4"/>
            <w:tcMar/>
          </w:tcPr>
          <w:p w:rsidRPr="001A3EE9" w:rsidR="001A3EE9" w:rsidP="001A3EE9" w:rsidRDefault="001A3EE9" w14:paraId="1A92D7EF" w14:textId="77777777">
            <w:pPr>
              <w:pStyle w:val="paragraph"/>
              <w:spacing w:before="0" w:beforeAutospacing="0" w:after="0" w:afterAutospacing="0"/>
              <w:textAlignment w:val="baseline"/>
              <w:rPr>
                <w:rStyle w:val="normaltextrun"/>
                <w:rFonts w:ascii="Montserrat Light" w:hAnsi="Montserrat Light" w:cs="Calibri" w:eastAsiaTheme="majorEastAsia"/>
                <w:b/>
                <w:bCs/>
                <w:sz w:val="22"/>
                <w:szCs w:val="22"/>
              </w:rPr>
            </w:pPr>
            <w:r w:rsidRPr="001A3EE9">
              <w:rPr>
                <w:rStyle w:val="normaltextrun"/>
                <w:rFonts w:ascii="Montserrat Light" w:hAnsi="Montserrat Light" w:cs="Calibri" w:eastAsiaTheme="majorEastAsia"/>
                <w:b/>
                <w:bCs/>
                <w:sz w:val="22"/>
                <w:szCs w:val="22"/>
              </w:rPr>
              <w:t xml:space="preserve">The recommended messaging for this post is: </w:t>
            </w:r>
          </w:p>
          <w:p w:rsidRPr="001A3EE9" w:rsidR="001A3EE9" w:rsidP="001A3EE9" w:rsidRDefault="001A3EE9" w14:paraId="5FD18D92" w14:textId="77777777">
            <w:pPr>
              <w:pStyle w:val="paragraph"/>
              <w:spacing w:before="0" w:beforeAutospacing="0" w:after="0" w:afterAutospacing="0"/>
              <w:textAlignment w:val="baseline"/>
              <w:rPr>
                <w:rStyle w:val="normaltextrun"/>
                <w:rFonts w:eastAsiaTheme="majorEastAsia"/>
                <w:i/>
                <w:iCs/>
              </w:rPr>
            </w:pPr>
          </w:p>
          <w:p w:rsidRPr="001A3EE9" w:rsidR="001A3EE9" w:rsidP="7FCBC92A" w:rsidRDefault="001A3EE9" w14:paraId="3E42901D" w14:textId="5B44B759">
            <w:pPr>
              <w:pStyle w:val="paragraph"/>
              <w:spacing w:before="0" w:beforeAutospacing="off" w:after="0" w:afterAutospacing="off"/>
              <w:textAlignment w:val="baseline"/>
              <w:rPr>
                <w:rStyle w:val="normaltextrun"/>
                <w:rFonts w:ascii="Montserrat Light" w:hAnsi="Montserrat Light" w:eastAsia="游ゴシック Light" w:cs="Calibri" w:eastAsiaTheme="majorEastAsia"/>
                <w:i w:val="1"/>
                <w:iCs w:val="1"/>
                <w:sz w:val="22"/>
                <w:szCs w:val="22"/>
              </w:rPr>
            </w:pPr>
            <w:r w:rsidRPr="7FCBC92A" w:rsidR="001A3EE9">
              <w:rPr>
                <w:rStyle w:val="normaltextrun"/>
                <w:rFonts w:ascii="Montserrat Light" w:hAnsi="Montserrat Light" w:eastAsia="游ゴシック Light" w:cs="Calibri" w:eastAsiaTheme="majorEastAsia"/>
                <w:i w:val="1"/>
                <w:iCs w:val="1"/>
                <w:sz w:val="22"/>
                <w:szCs w:val="22"/>
              </w:rPr>
              <w:t xml:space="preserve">A big Thank You! to </w:t>
            </w:r>
            <w:r w:rsidRPr="7FCBC92A" w:rsidR="001A3EE9">
              <w:rPr>
                <w:rStyle w:val="normaltextrun"/>
                <w:rFonts w:ascii="Montserrat Light" w:hAnsi="Montserrat Light" w:eastAsia="游ゴシック Light" w:cs="Calibri" w:eastAsiaTheme="majorEastAsia"/>
                <w:i w:val="1"/>
                <w:iCs w:val="1"/>
                <w:sz w:val="22"/>
                <w:szCs w:val="22"/>
              </w:rPr>
              <w:t>all of</w:t>
            </w:r>
            <w:r w:rsidRPr="7FCBC92A" w:rsidR="001A3EE9">
              <w:rPr>
                <w:rStyle w:val="normaltextrun"/>
                <w:rFonts w:ascii="Montserrat Light" w:hAnsi="Montserrat Light" w:eastAsia="游ゴシック Light" w:cs="Calibri" w:eastAsiaTheme="majorEastAsia"/>
                <w:i w:val="1"/>
                <w:iCs w:val="1"/>
                <w:sz w:val="22"/>
                <w:szCs w:val="22"/>
              </w:rPr>
              <w:t xml:space="preserve"> the members of our AF community for helping us celebrate adding </w:t>
            </w:r>
            <w:r w:rsidRPr="7FCBC92A" w:rsidR="47C5E87F">
              <w:rPr>
                <w:rStyle w:val="normaltextrun"/>
                <w:rFonts w:ascii="Montserrat Light" w:hAnsi="Montserrat Light" w:eastAsia="游ゴシック Light" w:cs="Calibri" w:eastAsiaTheme="majorEastAsia"/>
                <w:b w:val="1"/>
                <w:bCs w:val="1"/>
                <w:i w:val="1"/>
                <w:iCs w:val="1"/>
                <w:sz w:val="22"/>
                <w:szCs w:val="22"/>
              </w:rPr>
              <w:t>[PROVIDER PARTNER]</w:t>
            </w:r>
            <w:r w:rsidRPr="7FCBC92A" w:rsidR="001A3EE9">
              <w:rPr>
                <w:rStyle w:val="normaltextrun"/>
                <w:rFonts w:ascii="Montserrat Light" w:hAnsi="Montserrat Light" w:eastAsia="游ゴシック Light" w:cs="Calibri" w:eastAsiaTheme="majorEastAsia"/>
                <w:b w:val="1"/>
                <w:bCs w:val="1"/>
                <w:i w:val="1"/>
                <w:iCs w:val="1"/>
                <w:sz w:val="22"/>
                <w:szCs w:val="22"/>
              </w:rPr>
              <w:t xml:space="preserve"> </w:t>
            </w:r>
            <w:r w:rsidRPr="7FCBC92A" w:rsidR="001A3EE9">
              <w:rPr>
                <w:rStyle w:val="normaltextrun"/>
                <w:rFonts w:ascii="Montserrat Light" w:hAnsi="Montserrat Light" w:eastAsia="游ゴシック Light" w:cs="Calibri" w:eastAsiaTheme="majorEastAsia"/>
                <w:i w:val="1"/>
                <w:iCs w:val="1"/>
                <w:sz w:val="22"/>
                <w:szCs w:val="22"/>
              </w:rPr>
              <w:t>to our location!</w:t>
            </w:r>
          </w:p>
        </w:tc>
      </w:tr>
    </w:tbl>
    <w:p w:rsidR="0A928221" w:rsidP="0A928221" w:rsidRDefault="0A928221" w14:paraId="08F47D5A" w14:textId="27A0B8CC">
      <w:pPr>
        <w:pStyle w:val="Heading2"/>
        <w:rPr>
          <w:rStyle w:val="normaltextrun"/>
        </w:rPr>
      </w:pPr>
    </w:p>
    <w:p w:rsidR="0A928221" w:rsidP="0A928221" w:rsidRDefault="0A928221" w14:paraId="273B41E5" w14:textId="7795B0F6">
      <w:pPr>
        <w:pStyle w:val="Heading2"/>
        <w:rPr>
          <w:rStyle w:val="normaltextrun"/>
        </w:rPr>
      </w:pPr>
    </w:p>
    <w:p w:rsidR="0A928221" w:rsidP="0A928221" w:rsidRDefault="0A928221" w14:paraId="48602051" w14:textId="52B8A311">
      <w:pPr>
        <w:pStyle w:val="Heading2"/>
        <w:rPr>
          <w:rStyle w:val="normaltextrun"/>
        </w:rPr>
      </w:pPr>
    </w:p>
    <w:p w:rsidR="0A928221" w:rsidP="0A928221" w:rsidRDefault="0A928221" w14:paraId="431F6CD0" w14:textId="49B20AC1">
      <w:pPr>
        <w:pStyle w:val="Normal"/>
      </w:pPr>
    </w:p>
    <w:p w:rsidRPr="001A3EE9" w:rsidR="001A3EE9" w:rsidP="001A3EE9" w:rsidRDefault="45322AFE" w14:paraId="6B48B825" w14:textId="77777777">
      <w:pPr>
        <w:pStyle w:val="Heading2"/>
      </w:pPr>
      <w:bookmarkStart w:name="_Toc264723723" w:id="86753598"/>
      <w:r w:rsidRPr="5F68C211" w:rsidR="45322AFE">
        <w:rPr>
          <w:rStyle w:val="normaltextrun"/>
        </w:rPr>
        <w:t>Blast e-mail templates:</w:t>
      </w:r>
      <w:bookmarkEnd w:id="86753598"/>
      <w:r w:rsidRPr="5F68C211" w:rsidR="45322AFE">
        <w:rPr>
          <w:rStyle w:val="eop"/>
        </w:rPr>
        <w:t> </w:t>
      </w:r>
    </w:p>
    <w:p w:rsidRPr="001A3EE9" w:rsidR="001A3EE9" w:rsidP="001A3EE9" w:rsidRDefault="001A3EE9" w14:paraId="5FCD4346" w14:textId="77777777">
      <w:pPr>
        <w:pStyle w:val="paragraph"/>
        <w:spacing w:before="0" w:beforeAutospacing="0" w:after="0" w:afterAutospacing="0"/>
        <w:textAlignment w:val="baseline"/>
        <w:rPr>
          <w:rFonts w:ascii="Montserrat Light" w:hAnsi="Montserrat Light" w:cs="Segoe UI"/>
          <w:sz w:val="22"/>
          <w:szCs w:val="22"/>
        </w:rPr>
      </w:pPr>
      <w:r w:rsidRPr="5634F841">
        <w:rPr>
          <w:rStyle w:val="normaltextrun"/>
          <w:rFonts w:ascii="Montserrat Light" w:hAnsi="Montserrat Light" w:cs="Calibri" w:eastAsiaTheme="majorEastAsia"/>
          <w:b/>
          <w:bCs/>
          <w:sz w:val="22"/>
          <w:szCs w:val="22"/>
        </w:rPr>
        <w:t>Coming soon email templates (for use about 8 weeks before the space is set to open)</w:t>
      </w:r>
      <w:r w:rsidRPr="5634F841">
        <w:rPr>
          <w:rStyle w:val="eop"/>
          <w:rFonts w:ascii="Montserrat Light" w:hAnsi="Montserrat Light" w:cs="Calibri" w:eastAsiaTheme="majorEastAsia"/>
          <w:sz w:val="22"/>
          <w:szCs w:val="22"/>
        </w:rPr>
        <w:t> </w:t>
      </w:r>
    </w:p>
    <w:p w:rsidR="008D9C0B" w:rsidP="7FCBC92A" w:rsidRDefault="008D9C0B" w14:paraId="6F71DD49" w14:textId="49E829A9">
      <w:pPr>
        <w:pStyle w:val="paragraph"/>
        <w:numPr>
          <w:ilvl w:val="0"/>
          <w:numId w:val="21"/>
        </w:numPr>
        <w:spacing w:before="0" w:beforeAutospacing="off" w:after="0" w:afterAutospacing="off"/>
        <w:ind w:left="1080" w:firstLine="0"/>
        <w:rPr>
          <w:ins w:author="Morgan Edwards" w:date="2024-07-08T14:01:00Z" w16du:dateUtc="2024-07-08T14:01:40Z" w:id="1370145642"/>
          <w:rFonts w:ascii="Segoe UI" w:hAnsi="Segoe UI" w:eastAsia="Segoe UI" w:cs="Segoe UI"/>
        </w:rPr>
      </w:pPr>
      <w:r w:rsidRPr="480F7253" w:rsidR="69F80CD1">
        <w:rPr>
          <w:rFonts w:ascii="Segoe UI" w:hAnsi="Segoe UI" w:eastAsia="Segoe UI" w:cs="Segoe UI"/>
        </w:rPr>
        <w:t>AF-</w:t>
      </w:r>
      <w:r w:rsidRPr="480F7253" w:rsidR="69F80CD1">
        <w:rPr>
          <w:rFonts w:ascii="Segoe UI" w:hAnsi="Segoe UI" w:eastAsia="Segoe UI" w:cs="Segoe UI"/>
        </w:rPr>
        <w:t>PhysicalTherapy</w:t>
      </w:r>
      <w:r w:rsidRPr="480F7253" w:rsidR="69F80CD1">
        <w:rPr>
          <w:rFonts w:ascii="Segoe UI" w:hAnsi="Segoe UI" w:eastAsia="Segoe UI" w:cs="Segoe UI"/>
        </w:rPr>
        <w:t>-Local-</w:t>
      </w:r>
      <w:r w:rsidRPr="480F7253" w:rsidR="69F80CD1">
        <w:rPr>
          <w:rFonts w:ascii="Segoe UI" w:hAnsi="Segoe UI" w:eastAsia="Segoe UI" w:cs="Segoe UI"/>
        </w:rPr>
        <w:t>ComingSoon</w:t>
      </w:r>
    </w:p>
    <w:p w:rsidR="038E77AD" w:rsidP="7FCBC92A" w:rsidRDefault="008D9C0B" w14:paraId="4AF38C7C" w14:textId="6E7CEC63">
      <w:pPr>
        <w:pStyle w:val="paragraph"/>
        <w:numPr>
          <w:ilvl w:val="0"/>
          <w:numId w:val="21"/>
        </w:numPr>
        <w:spacing w:before="0" w:beforeAutospacing="off" w:after="0" w:afterAutospacing="off"/>
        <w:ind w:left="1080" w:firstLine="0"/>
        <w:rPr>
          <w:rFonts w:ascii="Segoe UI" w:hAnsi="Segoe UI" w:eastAsia="Segoe UI" w:cs="Segoe UI"/>
        </w:rPr>
      </w:pPr>
      <w:r w:rsidRPr="75C79244" w:rsidR="69F80CD1">
        <w:rPr>
          <w:rFonts w:ascii="Segoe UI" w:hAnsi="Segoe UI" w:eastAsia="Segoe UI" w:cs="Segoe UI"/>
        </w:rPr>
        <w:t>AF-</w:t>
      </w:r>
      <w:r w:rsidRPr="75C79244" w:rsidR="69F80CD1">
        <w:rPr>
          <w:rFonts w:ascii="Segoe UI" w:hAnsi="Segoe UI" w:eastAsia="Segoe UI" w:cs="Segoe UI"/>
        </w:rPr>
        <w:t>PhysicalTherapy</w:t>
      </w:r>
      <w:r w:rsidRPr="75C79244" w:rsidR="69F80CD1">
        <w:rPr>
          <w:rFonts w:ascii="Segoe UI" w:hAnsi="Segoe UI" w:eastAsia="Segoe UI" w:cs="Segoe UI"/>
        </w:rPr>
        <w:t>-</w:t>
      </w:r>
      <w:r w:rsidRPr="75C79244" w:rsidR="69F80CD1">
        <w:rPr>
          <w:rFonts w:ascii="Segoe UI" w:hAnsi="Segoe UI" w:eastAsia="Segoe UI" w:cs="Segoe UI"/>
        </w:rPr>
        <w:t>Viverant-ComingSoon</w:t>
      </w:r>
    </w:p>
    <w:p w:rsidR="038E77AD" w:rsidP="5634F841" w:rsidRDefault="038E77AD" w14:paraId="010FF046" w14:textId="30A9B690">
      <w:pPr>
        <w:pStyle w:val="paragraph"/>
        <w:spacing w:before="0" w:beforeAutospacing="0" w:after="0" w:afterAutospacing="0"/>
        <w:ind w:left="720"/>
        <w:rPr>
          <w:rFonts w:ascii="Montserrat Light" w:hAnsi="Montserrat Light" w:cs="Calibri"/>
          <w:sz w:val="22"/>
          <w:szCs w:val="22"/>
        </w:rPr>
      </w:pPr>
    </w:p>
    <w:p w:rsidRPr="001A3EE9" w:rsidR="001A3EE9" w:rsidP="7FCBC92A" w:rsidRDefault="001A3EE9" w14:paraId="6587281E" w14:textId="432E51BF">
      <w:pPr>
        <w:pStyle w:val="paragraph"/>
        <w:spacing w:before="0" w:beforeAutospacing="off" w:after="0" w:afterAutospacing="off"/>
        <w:textAlignment w:val="baseline"/>
        <w:rPr>
          <w:rFonts w:ascii="Montserrat Light" w:hAnsi="Montserrat Light" w:cs="Segoe UI"/>
          <w:sz w:val="22"/>
          <w:szCs w:val="22"/>
        </w:rPr>
      </w:pPr>
      <w:r w:rsidRPr="7FCBC92A" w:rsidR="001A3EE9">
        <w:rPr>
          <w:rStyle w:val="scxw139200356"/>
          <w:rFonts w:ascii="Montserrat Light" w:hAnsi="Montserrat Light" w:eastAsia="游ゴシック Light" w:cs="Calibri" w:eastAsiaTheme="majorEastAsia"/>
          <w:sz w:val="22"/>
          <w:szCs w:val="22"/>
        </w:rPr>
        <w:t> </w:t>
      </w:r>
      <w:r>
        <w:br/>
      </w:r>
      <w:r w:rsidRPr="7FCBC92A" w:rsidR="001A3EE9">
        <w:rPr>
          <w:rStyle w:val="normaltextrun"/>
          <w:rFonts w:ascii="Montserrat Light" w:hAnsi="Montserrat Light" w:eastAsia="游ゴシック Light" w:cs="Calibri" w:eastAsiaTheme="majorEastAsia"/>
          <w:b w:val="1"/>
          <w:bCs w:val="1"/>
          <w:sz w:val="22"/>
          <w:szCs w:val="22"/>
        </w:rPr>
        <w:t xml:space="preserve">Meet your </w:t>
      </w:r>
      <w:r w:rsidRPr="7FCBC92A" w:rsidR="175664FE">
        <w:rPr>
          <w:rStyle w:val="normaltextrun"/>
          <w:rFonts w:ascii="Montserrat Light" w:hAnsi="Montserrat Light" w:eastAsia="游ゴシック Light" w:cs="Calibri" w:eastAsiaTheme="majorEastAsia"/>
          <w:b w:val="1"/>
          <w:bCs w:val="1"/>
          <w:sz w:val="22"/>
          <w:szCs w:val="22"/>
        </w:rPr>
        <w:t>provider</w:t>
      </w:r>
      <w:r w:rsidRPr="7FCBC92A" w:rsidR="001A3EE9">
        <w:rPr>
          <w:rStyle w:val="normaltextrun"/>
          <w:rFonts w:ascii="Montserrat Light" w:hAnsi="Montserrat Light" w:eastAsia="游ゴシック Light" w:cs="Calibri" w:eastAsiaTheme="majorEastAsia"/>
          <w:b w:val="1"/>
          <w:bCs w:val="1"/>
          <w:sz w:val="22"/>
          <w:szCs w:val="22"/>
        </w:rPr>
        <w:t xml:space="preserve"> templates (o</w:t>
      </w:r>
      <w:r w:rsidRPr="7FCBC92A" w:rsidR="001A3EE9">
        <w:rPr>
          <w:rStyle w:val="normaltextrun"/>
          <w:rFonts w:ascii="Montserrat Light" w:hAnsi="Montserrat Light" w:eastAsia="游ゴシック Light" w:cs="Calibri" w:eastAsiaTheme="majorEastAsia"/>
          <w:b w:val="1"/>
          <w:bCs w:val="1"/>
          <w:sz w:val="22"/>
          <w:szCs w:val="22"/>
        </w:rPr>
        <w:t xml:space="preserve">ption </w:t>
      </w:r>
      <w:r w:rsidRPr="7FCBC92A" w:rsidR="001A3EE9">
        <w:rPr>
          <w:rStyle w:val="normaltextrun"/>
          <w:rFonts w:ascii="Montserrat Light" w:hAnsi="Montserrat Light" w:eastAsia="游ゴシック Light" w:cs="Calibri" w:eastAsiaTheme="majorEastAsia"/>
          <w:b w:val="1"/>
          <w:bCs w:val="1"/>
          <w:sz w:val="22"/>
          <w:szCs w:val="22"/>
        </w:rPr>
        <w:t>to use about 4 weeks before the space is set to open, after the space is open, or both!)</w:t>
      </w:r>
      <w:r w:rsidRPr="7FCBC92A" w:rsidR="001A3EE9">
        <w:rPr>
          <w:rStyle w:val="eop"/>
          <w:rFonts w:ascii="Montserrat Light" w:hAnsi="Montserrat Light" w:eastAsia="游ゴシック Light" w:cs="Calibri" w:eastAsiaTheme="majorEastAsia"/>
          <w:sz w:val="22"/>
          <w:szCs w:val="22"/>
        </w:rPr>
        <w:t> </w:t>
      </w:r>
    </w:p>
    <w:p w:rsidR="001A3EE9" w:rsidP="7FCBC92A" w:rsidRDefault="0C1F60C6" w14:paraId="4A90E16B" w14:textId="7C2A7E29">
      <w:pPr>
        <w:pStyle w:val="paragraph"/>
        <w:numPr>
          <w:ilvl w:val="0"/>
          <w:numId w:val="21"/>
        </w:numPr>
        <w:spacing w:before="0" w:beforeAutospacing="off" w:after="0" w:afterAutospacing="off"/>
        <w:ind w:left="1080" w:firstLine="0"/>
        <w:textAlignment w:val="baseline"/>
        <w:rPr>
          <w:rFonts w:ascii="Segoe UI" w:hAnsi="Segoe UI" w:eastAsia="Segoe UI" w:cs="Segoe UI"/>
        </w:rPr>
      </w:pPr>
      <w:r w:rsidRPr="480F7253" w:rsidR="412BA58E">
        <w:rPr>
          <w:rFonts w:ascii="Segoe UI" w:hAnsi="Segoe UI" w:eastAsia="Segoe UI" w:cs="Segoe UI"/>
        </w:rPr>
        <w:t>AF-</w:t>
      </w:r>
      <w:r w:rsidRPr="480F7253" w:rsidR="412BA58E">
        <w:rPr>
          <w:rFonts w:ascii="Segoe UI" w:hAnsi="Segoe UI" w:eastAsia="Segoe UI" w:cs="Segoe UI"/>
        </w:rPr>
        <w:t>PhysicalTherapy</w:t>
      </w:r>
      <w:r w:rsidRPr="480F7253" w:rsidR="412BA58E">
        <w:rPr>
          <w:rFonts w:ascii="Segoe UI" w:hAnsi="Segoe UI" w:eastAsia="Segoe UI" w:cs="Segoe UI"/>
        </w:rPr>
        <w:t>-Local-</w:t>
      </w:r>
      <w:r w:rsidRPr="480F7253" w:rsidR="412BA58E">
        <w:rPr>
          <w:rFonts w:ascii="Segoe UI" w:hAnsi="Segoe UI" w:eastAsia="Segoe UI" w:cs="Segoe UI"/>
        </w:rPr>
        <w:t>MeetTherapist</w:t>
      </w:r>
    </w:p>
    <w:p w:rsidR="001A3EE9" w:rsidP="5634F841" w:rsidRDefault="0C1F60C6" w14:paraId="6361B960" w14:textId="6B0FF1EF">
      <w:pPr>
        <w:pStyle w:val="paragraph"/>
        <w:numPr>
          <w:ilvl w:val="0"/>
          <w:numId w:val="21"/>
        </w:numPr>
        <w:spacing w:before="0" w:beforeAutospacing="0" w:after="0" w:afterAutospacing="0"/>
        <w:ind w:left="1080" w:firstLine="0"/>
        <w:textAlignment w:val="baseline"/>
      </w:pPr>
      <w:r w:rsidRPr="5634F841">
        <w:rPr>
          <w:rFonts w:ascii="Segoe UI" w:hAnsi="Segoe UI" w:eastAsia="Segoe UI" w:cs="Segoe UI"/>
        </w:rPr>
        <w:t>AF-PhysicalTherapy-Viverant-MeetTherapist</w:t>
      </w:r>
    </w:p>
    <w:p w:rsidR="001A3EE9" w:rsidP="7FCBC92A" w:rsidRDefault="001A3EE9" w14:paraId="3DF2D38A" w14:textId="625B667B">
      <w:pPr>
        <w:pStyle w:val="paragraph"/>
        <w:spacing w:before="0" w:beforeAutospacing="off" w:after="0" w:afterAutospacing="off"/>
        <w:textAlignment w:val="baseline"/>
        <w:rPr>
          <w:rFonts w:ascii="Segoe UI" w:hAnsi="Segoe UI" w:cs="Segoe UI"/>
          <w:sz w:val="18"/>
          <w:szCs w:val="18"/>
        </w:rPr>
      </w:pPr>
      <w:r w:rsidRPr="75C79244" w:rsidR="20CD8E79">
        <w:rPr>
          <w:rStyle w:val="normaltextrun"/>
          <w:rFonts w:ascii="Calibri" w:hAnsi="Calibri" w:eastAsia="游ゴシック Light" w:cs="Calibri" w:eastAsiaTheme="majorEastAsia"/>
          <w:sz w:val="22"/>
          <w:szCs w:val="22"/>
        </w:rPr>
        <w:t> </w:t>
      </w:r>
      <w:r w:rsidRPr="75C79244" w:rsidR="20CD8E79">
        <w:rPr>
          <w:rStyle w:val="eop"/>
          <w:rFonts w:ascii="Calibri" w:hAnsi="Calibri" w:eastAsia="游ゴシック Light" w:cs="Calibri" w:eastAsiaTheme="majorEastAsia"/>
          <w:sz w:val="22"/>
          <w:szCs w:val="22"/>
        </w:rPr>
        <w:t> </w:t>
      </w:r>
    </w:p>
    <w:p w:rsidR="001A3EE9" w:rsidRDefault="001A3EE9" w14:paraId="1501C367" w14:textId="77777777">
      <w:pPr>
        <w:rPr>
          <w:rStyle w:val="normaltextrun"/>
          <w:rFonts w:ascii="Montserrat Light" w:hAnsi="Montserrat Light" w:eastAsiaTheme="majorEastAsia" w:cstheme="majorBidi"/>
          <w:color w:val="6E38D5"/>
          <w:sz w:val="24"/>
          <w:szCs w:val="32"/>
        </w:rPr>
      </w:pPr>
      <w:r>
        <w:rPr>
          <w:rStyle w:val="normaltextrun"/>
        </w:rPr>
        <w:br w:type="page"/>
      </w:r>
    </w:p>
    <w:p w:rsidR="001A3EE9" w:rsidP="0A928221" w:rsidRDefault="45322AFE" w14:paraId="27AA3651" w14:textId="26CCAC7B">
      <w:pPr>
        <w:pStyle w:val="Heading2"/>
        <w:rPr>
          <w:rStyle w:val="eop"/>
          <w:rFonts w:ascii="Montserrat" w:hAnsi="Montserrat" w:eastAsia="Montserrat" w:cs="Montserrat"/>
          <w:sz w:val="24"/>
          <w:szCs w:val="24"/>
        </w:rPr>
      </w:pPr>
      <w:bookmarkStart w:name="_Toc395430203" w:id="1940906178"/>
      <w:r w:rsidRPr="0A928221" w:rsidR="310AB797">
        <w:rPr>
          <w:rStyle w:val="normaltextrun"/>
        </w:rPr>
        <w:t>In-</w:t>
      </w:r>
      <w:r w:rsidRPr="0A928221" w:rsidR="310AB797">
        <w:rPr>
          <w:rStyle w:val="normaltextrun"/>
          <w:rFonts w:ascii="Montserrat" w:hAnsi="Montserrat" w:eastAsia="Montserrat" w:cs="Montserrat"/>
          <w:sz w:val="24"/>
          <w:szCs w:val="24"/>
        </w:rPr>
        <w:t>club assets:</w:t>
      </w:r>
      <w:bookmarkEnd w:id="1940906178"/>
      <w:r w:rsidRPr="0A928221" w:rsidR="310AB797">
        <w:rPr>
          <w:rStyle w:val="eop"/>
          <w:rFonts w:ascii="Montserrat" w:hAnsi="Montserrat" w:eastAsia="Montserrat" w:cs="Montserrat"/>
          <w:sz w:val="24"/>
          <w:szCs w:val="24"/>
        </w:rPr>
        <w:t> </w:t>
      </w:r>
    </w:p>
    <w:tbl>
      <w:tblPr>
        <w:tblStyle w:val="TableGrid"/>
        <w:tblW w:w="9734" w:type="dxa"/>
        <w:tblInd w:w="3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38"/>
        <w:gridCol w:w="3051"/>
        <w:gridCol w:w="3045"/>
      </w:tblGrid>
      <w:tr w:rsidR="001A3EE9" w:rsidTr="4BDE7A5A" w14:paraId="1DA61FE1" w14:textId="77777777">
        <w:trPr>
          <w:trHeight w:val="300"/>
        </w:trPr>
        <w:tc>
          <w:tcPr>
            <w:tcW w:w="3642" w:type="dxa"/>
            <w:tcMar/>
          </w:tcPr>
          <w:p w:rsidRPr="001A3EE9" w:rsidR="001A3EE9" w:rsidP="0A928221" w:rsidRDefault="31F89B1C" w14:paraId="13B1D528" w14:textId="16BDF8DF">
            <w:pPr>
              <w:pStyle w:val="paragraph"/>
              <w:spacing w:before="0" w:beforeAutospacing="off" w:after="0" w:afterAutospacing="off"/>
              <w:textAlignment w:val="baseline"/>
              <w:rPr>
                <w:rFonts w:ascii="Montserrat" w:hAnsi="Montserrat" w:eastAsia="Montserrat" w:cs="Montserrat"/>
                <w:sz w:val="24"/>
                <w:szCs w:val="24"/>
              </w:rPr>
            </w:pPr>
            <w:r w:rsidRPr="0A928221" w:rsidR="12B71BB1">
              <w:rPr>
                <w:rStyle w:val="normaltextrun"/>
                <w:rFonts w:ascii="Montserrat" w:hAnsi="Montserrat" w:eastAsia="Montserrat" w:cs="Montserrat"/>
                <w:sz w:val="24"/>
                <w:szCs w:val="24"/>
              </w:rPr>
              <w:t>Print</w:t>
            </w:r>
            <w:r w:rsidRPr="0A928221" w:rsidR="12B71BB1">
              <w:rPr>
                <w:rStyle w:val="eop"/>
                <w:rFonts w:ascii="Montserrat" w:hAnsi="Montserrat" w:eastAsia="Montserrat" w:cs="Montserrat"/>
                <w:sz w:val="24"/>
                <w:szCs w:val="24"/>
              </w:rPr>
              <w:t> </w:t>
            </w:r>
            <w:r w:rsidRPr="0A928221" w:rsidR="432BE360">
              <w:rPr>
                <w:rStyle w:val="eop"/>
                <w:rFonts w:ascii="Montserrat" w:hAnsi="Montserrat" w:eastAsia="Montserrat" w:cs="Montserrat"/>
                <w:sz w:val="24"/>
                <w:szCs w:val="24"/>
              </w:rPr>
              <w:t>- Flyers</w:t>
            </w:r>
          </w:p>
          <w:p w:rsidRPr="001A3EE9" w:rsidR="001A3EE9" w:rsidP="0A928221" w:rsidRDefault="31F89B1C" w14:paraId="61F4531B" w14:textId="5B6A497B">
            <w:pPr>
              <w:pStyle w:val="paragraph"/>
              <w:numPr>
                <w:ilvl w:val="0"/>
                <w:numId w:val="23"/>
              </w:numPr>
              <w:spacing w:before="0" w:beforeAutospacing="off" w:after="0" w:afterAutospacing="off"/>
              <w:ind w:left="420" w:firstLine="0"/>
              <w:textAlignment w:val="baseline"/>
              <w:rPr>
                <w:rFonts w:ascii="Montserrat" w:hAnsi="Montserrat" w:eastAsia="Montserrat" w:cs="Montserrat"/>
                <w:sz w:val="24"/>
                <w:szCs w:val="24"/>
              </w:rPr>
            </w:pPr>
            <w:hyperlink r:id="Rcef95c149c084618">
              <w:r w:rsidRPr="0A928221" w:rsidR="7590987C">
                <w:rPr>
                  <w:rStyle w:val="Hyperlink"/>
                  <w:rFonts w:ascii="Montserrat" w:hAnsi="Montserrat" w:eastAsia="Montserrat" w:cs="Montserrat"/>
                  <w:sz w:val="24"/>
                  <w:szCs w:val="24"/>
                </w:rPr>
                <w:t>L</w:t>
              </w:r>
              <w:r w:rsidRPr="0A928221" w:rsidR="098142AE">
                <w:rPr>
                  <w:rStyle w:val="Hyperlink"/>
                  <w:rFonts w:ascii="Montserrat" w:hAnsi="Montserrat" w:eastAsia="Montserrat" w:cs="Montserrat"/>
                  <w:sz w:val="24"/>
                  <w:szCs w:val="24"/>
                </w:rPr>
                <w:t>ocal</w:t>
              </w:r>
              <w:r w:rsidRPr="0A928221" w:rsidR="472D6A40">
                <w:rPr>
                  <w:rStyle w:val="Hyperlink"/>
                  <w:rFonts w:ascii="Montserrat" w:hAnsi="Montserrat" w:eastAsia="Montserrat" w:cs="Montserrat"/>
                  <w:sz w:val="24"/>
                  <w:szCs w:val="24"/>
                </w:rPr>
                <w:t xml:space="preserve"> PT</w:t>
              </w:r>
            </w:hyperlink>
          </w:p>
          <w:p w:rsidRPr="001A3EE9" w:rsidR="001A3EE9" w:rsidP="0A928221" w:rsidRDefault="31F89B1C" w14:paraId="3440E0A3" w14:textId="0A5FA3F3">
            <w:pPr>
              <w:pStyle w:val="paragraph"/>
              <w:numPr>
                <w:ilvl w:val="0"/>
                <w:numId w:val="23"/>
              </w:numPr>
              <w:spacing w:before="0" w:beforeAutospacing="off" w:after="0" w:afterAutospacing="off"/>
              <w:ind w:left="420" w:firstLine="0"/>
              <w:textAlignment w:val="baseline"/>
              <w:rPr>
                <w:rStyle w:val="eop"/>
                <w:rFonts w:ascii="Montserrat" w:hAnsi="Montserrat" w:eastAsia="Montserrat" w:cs="Montserrat"/>
                <w:sz w:val="24"/>
                <w:szCs w:val="24"/>
              </w:rPr>
            </w:pPr>
            <w:hyperlink r:id="R48016f8253064c80">
              <w:r w:rsidRPr="0A928221" w:rsidR="6C278DA3">
                <w:rPr>
                  <w:rStyle w:val="Hyperlink"/>
                  <w:rFonts w:ascii="Montserrat" w:hAnsi="Montserrat" w:eastAsia="Montserrat" w:cs="Montserrat"/>
                  <w:sz w:val="24"/>
                  <w:szCs w:val="24"/>
                </w:rPr>
                <w:t>V</w:t>
              </w:r>
              <w:r w:rsidRPr="0A928221" w:rsidR="1E9D085E">
                <w:rPr>
                  <w:rStyle w:val="Hyperlink"/>
                  <w:rFonts w:ascii="Montserrat" w:hAnsi="Montserrat" w:eastAsia="Montserrat" w:cs="Montserrat"/>
                  <w:sz w:val="24"/>
                  <w:szCs w:val="24"/>
                </w:rPr>
                <w:t>iverant</w:t>
              </w:r>
            </w:hyperlink>
          </w:p>
          <w:p w:rsidR="1E3531B2" w:rsidP="0A928221" w:rsidRDefault="1E3531B2" w14:paraId="61BF28F3" w14:textId="16A975B4">
            <w:pPr>
              <w:pStyle w:val="paragraph"/>
              <w:numPr>
                <w:ilvl w:val="0"/>
                <w:numId w:val="23"/>
              </w:numPr>
              <w:spacing w:before="0" w:beforeAutospacing="off" w:after="0" w:afterAutospacing="off"/>
              <w:ind w:left="420" w:firstLine="0"/>
              <w:rPr>
                <w:rStyle w:val="eop"/>
                <w:rFonts w:ascii="Montserrat" w:hAnsi="Montserrat" w:eastAsia="Montserrat" w:cs="Montserrat"/>
                <w:sz w:val="24"/>
                <w:szCs w:val="24"/>
              </w:rPr>
            </w:pPr>
            <w:hyperlink r:id="R9822026e88b54d0c">
              <w:r w:rsidRPr="0A928221" w:rsidR="2F59904F">
                <w:rPr>
                  <w:rStyle w:val="Hyperlink"/>
                  <w:rFonts w:ascii="Montserrat" w:hAnsi="Montserrat" w:eastAsia="Montserrat" w:cs="Montserrat"/>
                  <w:sz w:val="24"/>
                  <w:szCs w:val="24"/>
                </w:rPr>
                <w:t>Chiropractic Care</w:t>
              </w:r>
            </w:hyperlink>
          </w:p>
          <w:p w:rsidRPr="001A3EE9" w:rsidR="001A3EE9" w:rsidP="0A928221" w:rsidRDefault="001A3EE9" w14:paraId="29991E45" w14:textId="5B62C7C8">
            <w:pPr>
              <w:pStyle w:val="paragraph"/>
              <w:spacing w:before="0" w:beforeAutospacing="off" w:after="0" w:afterAutospacing="off"/>
              <w:textAlignment w:val="baseline"/>
              <w:rPr>
                <w:rFonts w:ascii="Montserrat" w:hAnsi="Montserrat" w:eastAsia="Montserrat" w:cs="Montserrat"/>
                <w:sz w:val="24"/>
                <w:szCs w:val="24"/>
              </w:rPr>
            </w:pPr>
          </w:p>
          <w:p w:rsidRPr="001A3EE9" w:rsidR="001A3EE9" w:rsidP="0A928221" w:rsidRDefault="38788618" w14:paraId="4174D484" w14:textId="3ECB9C7F">
            <w:pPr>
              <w:pStyle w:val="paragraph"/>
              <w:spacing w:before="0" w:beforeAutospacing="off" w:after="0" w:afterAutospacing="off"/>
              <w:textAlignment w:val="baseline"/>
              <w:rPr>
                <w:rFonts w:ascii="Montserrat" w:hAnsi="Montserrat" w:eastAsia="Montserrat" w:cs="Montserrat"/>
                <w:sz w:val="24"/>
                <w:szCs w:val="24"/>
              </w:rPr>
            </w:pPr>
            <w:r w:rsidR="43B4AF94">
              <w:drawing>
                <wp:inline wp14:editId="1E3530D7" wp14:anchorId="091BFAEB">
                  <wp:extent cx="1854952" cy="2838450"/>
                  <wp:effectExtent l="0" t="0" r="0" b="0"/>
                  <wp:docPr id="842443085" name="Picture 84244308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8">
                            <a:extLst>
                              <a:ext uri="{28A0092B-C50C-407E-A947-70E740481C1C}">
                                <a14:useLocalDpi xmlns:a14="http://schemas.microsoft.com/office/drawing/2010/main"/>
                              </a:ext>
                            </a:extLst>
                          </a:blip>
                          <a:stretch>
                            <a:fillRect/>
                          </a:stretch>
                        </pic:blipFill>
                        <pic:spPr>
                          <a:xfrm rot="0">
                            <a:off x="0" y="0"/>
                            <a:ext cx="1854952" cy="2838450"/>
                          </a:xfrm>
                          <a:prstGeom prst="rect">
                            <a:avLst/>
                          </a:prstGeom>
                        </pic:spPr>
                      </pic:pic>
                    </a:graphicData>
                  </a:graphic>
                </wp:inline>
              </w:drawing>
            </w:r>
          </w:p>
        </w:tc>
        <w:tc>
          <w:tcPr>
            <w:tcW w:w="3046" w:type="dxa"/>
            <w:tcMar/>
          </w:tcPr>
          <w:p w:rsidRPr="001A3EE9" w:rsidR="001A3EE9" w:rsidP="0A928221" w:rsidRDefault="5F86C7BB" w14:paraId="79562A63" w14:textId="1EAFE173">
            <w:pPr>
              <w:pStyle w:val="paragraph"/>
              <w:spacing w:before="0" w:beforeAutospacing="off" w:after="0" w:afterAutospacing="off"/>
              <w:textAlignment w:val="baseline"/>
              <w:rPr>
                <w:rStyle w:val="eop"/>
                <w:rFonts w:ascii="Montserrat" w:hAnsi="Montserrat" w:eastAsia="Montserrat" w:cs="Montserrat"/>
                <w:sz w:val="24"/>
                <w:szCs w:val="24"/>
              </w:rPr>
            </w:pPr>
            <w:r w:rsidRPr="0A928221" w:rsidR="7E848103">
              <w:rPr>
                <w:rStyle w:val="normaltextrun"/>
                <w:rFonts w:ascii="Montserrat" w:hAnsi="Montserrat" w:eastAsia="Montserrat" w:cs="Montserrat"/>
                <w:sz w:val="24"/>
                <w:szCs w:val="24"/>
              </w:rPr>
              <w:t>Digital</w:t>
            </w:r>
            <w:r w:rsidRPr="0A928221" w:rsidR="7E848103">
              <w:rPr>
                <w:rStyle w:val="eop"/>
                <w:rFonts w:ascii="Montserrat" w:hAnsi="Montserrat" w:eastAsia="Montserrat" w:cs="Montserrat"/>
                <w:sz w:val="24"/>
                <w:szCs w:val="24"/>
              </w:rPr>
              <w:t> </w:t>
            </w:r>
            <w:r w:rsidRPr="0A928221" w:rsidR="725268D4">
              <w:rPr>
                <w:rStyle w:val="eop"/>
                <w:rFonts w:ascii="Montserrat" w:hAnsi="Montserrat" w:eastAsia="Montserrat" w:cs="Montserrat"/>
                <w:sz w:val="24"/>
                <w:szCs w:val="24"/>
              </w:rPr>
              <w:t>Screens (Horizontal)</w:t>
            </w:r>
          </w:p>
          <w:p w:rsidRPr="001A3EE9" w:rsidR="001A3EE9" w:rsidP="0A928221" w:rsidRDefault="31245186" w14:paraId="188FA278" w14:textId="784F36F9">
            <w:pPr>
              <w:pStyle w:val="paragraph"/>
              <w:numPr>
                <w:ilvl w:val="0"/>
                <w:numId w:val="24"/>
              </w:numPr>
              <w:spacing w:before="0" w:beforeAutospacing="off" w:after="0" w:afterAutospacing="off"/>
              <w:textAlignment w:val="baseline"/>
              <w:rPr>
                <w:rFonts w:ascii="Montserrat" w:hAnsi="Montserrat" w:eastAsia="Montserrat" w:cs="Montserrat"/>
                <w:sz w:val="24"/>
                <w:szCs w:val="24"/>
              </w:rPr>
            </w:pPr>
            <w:hyperlink r:id="Rae9da5ddec124b8f">
              <w:r w:rsidRPr="0A928221" w:rsidR="00EBAC4A">
                <w:rPr>
                  <w:rStyle w:val="Hyperlink"/>
                  <w:rFonts w:ascii="Montserrat" w:hAnsi="Montserrat" w:eastAsia="Montserrat" w:cs="Montserrat"/>
                  <w:sz w:val="24"/>
                  <w:szCs w:val="24"/>
                </w:rPr>
                <w:t>Local</w:t>
              </w:r>
              <w:r w:rsidRPr="0A928221" w:rsidR="5E54A09B">
                <w:rPr>
                  <w:rStyle w:val="Hyperlink"/>
                  <w:rFonts w:ascii="Montserrat" w:hAnsi="Montserrat" w:eastAsia="Montserrat" w:cs="Montserrat"/>
                  <w:sz w:val="24"/>
                  <w:szCs w:val="24"/>
                </w:rPr>
                <w:t xml:space="preserve"> PT</w:t>
              </w:r>
            </w:hyperlink>
            <w:commentRangeStart w:id="31"/>
            <w:commentRangeEnd w:id="31"/>
            <w:r>
              <w:rPr>
                <w:rStyle w:val="CommentReference"/>
              </w:rPr>
              <w:commentReference w:id="31"/>
            </w:r>
            <w:commentRangeStart w:id="32"/>
            <w:commentRangeEnd w:id="32"/>
            <w:r>
              <w:rPr>
                <w:rStyle w:val="CommentReference"/>
              </w:rPr>
              <w:commentReference w:id="32"/>
            </w:r>
            <w:r w:rsidR="001A3EE9"/>
          </w:p>
          <w:p w:rsidRPr="001A3EE9" w:rsidR="001A3EE9" w:rsidP="0A928221" w:rsidRDefault="001A3EE9" w14:paraId="5FD34AAC" w14:textId="4927FEEE">
            <w:pPr>
              <w:pStyle w:val="paragraph"/>
              <w:numPr>
                <w:ilvl w:val="0"/>
                <w:numId w:val="24"/>
              </w:numPr>
              <w:spacing w:before="0" w:beforeAutospacing="off" w:after="0" w:afterAutospacing="off"/>
              <w:textAlignment w:val="baseline"/>
              <w:rPr>
                <w:rFonts w:ascii="Montserrat" w:hAnsi="Montserrat" w:eastAsia="Montserrat" w:cs="Montserrat"/>
                <w:sz w:val="24"/>
                <w:szCs w:val="24"/>
              </w:rPr>
            </w:pPr>
            <w:ins w:author="Morgan Edwards" w:date="2024-07-08T14:16:00Z" w16du:dateUtc="2024-07-08T14:16:00Z" w:id="1513623347">
              <w:r>
                <w:fldChar w:fldCharType="begin"/>
              </w:r>
            </w:ins>
            <w:r>
              <w:instrText xml:space="preserve">HYPERLINK "https://marketingcenter.sebrands.com/af/sproutloud?destination=%2Fmember%2Fcatalog%2Fcustom_ads%2Fdetail%2FSuTz9Ptnyi2wnocJOHN8aHoDCDoQfInCBaIZBFqwH9d-3s-syx2ievYYWDb-ednj%2F4ZZ1LXxHNuA81HLUxsU8-X29m-a_cOArP51D6yDeyuG14rk4dOw7OtfgUlm5OpyG%2FeB8nL6dIZjOexji0vaK_esLji-5vuO0maPo7hAzY979qAaRUgJyZT8ZUjR70Ru64" </w:instrText>
            </w:r>
            <w:ins w:author="Morgan Edwards" w:date="2024-07-08T14:16:00Z" w16du:dateUtc="2024-07-08T14:16:00Z" w:id="1455181025">
              <w:r>
                <w:fldChar w:fldCharType="separate"/>
              </w:r>
            </w:ins>
            <w:commentRangeStart w:id="34"/>
            <w:r w:rsidRPr="0A928221" w:rsidR="10710673">
              <w:rPr>
                <w:rFonts w:ascii="Montserrat" w:hAnsi="Montserrat" w:eastAsia="Montserrat" w:cs="Montserrat"/>
                <w:sz w:val="24"/>
                <w:szCs w:val="24"/>
              </w:rPr>
              <w:t>Viverant</w:t>
            </w:r>
            <w:ins w:author="Morgan Edwards" w:date="2024-07-08T14:16:00Z" w16du:dateUtc="2024-07-08T14:16:00Z" w:id="1912406145">
              <w:r>
                <w:fldChar w:fldCharType="end"/>
              </w:r>
            </w:ins>
            <w:commentRangeEnd w:id="34"/>
            <w:r>
              <w:rPr>
                <w:rStyle w:val="CommentReference"/>
              </w:rPr>
              <w:commentReference w:id="34"/>
            </w:r>
          </w:p>
          <w:p w:rsidR="18CDC330" w:rsidP="0A928221" w:rsidRDefault="18CDC330" w14:paraId="70223306" w14:textId="03CD15DD">
            <w:pPr>
              <w:pStyle w:val="paragraph"/>
              <w:numPr>
                <w:ilvl w:val="0"/>
                <w:numId w:val="24"/>
              </w:numPr>
              <w:spacing w:before="0" w:beforeAutospacing="off" w:after="0" w:afterAutospacing="off"/>
              <w:rPr>
                <w:rFonts w:ascii="Montserrat" w:hAnsi="Montserrat" w:eastAsia="Montserrat" w:cs="Montserrat"/>
                <w:sz w:val="24"/>
                <w:szCs w:val="24"/>
              </w:rPr>
            </w:pPr>
            <w:hyperlink r:id="Red98e807eeed4be2">
              <w:r w:rsidRPr="0A928221" w:rsidR="69D54AF1">
                <w:rPr>
                  <w:rStyle w:val="Hyperlink"/>
                  <w:rFonts w:ascii="Montserrat" w:hAnsi="Montserrat" w:eastAsia="Montserrat" w:cs="Montserrat"/>
                  <w:sz w:val="24"/>
                  <w:szCs w:val="24"/>
                </w:rPr>
                <w:t>Chiropractic Care</w:t>
              </w:r>
            </w:hyperlink>
          </w:p>
          <w:p w:rsidRPr="001A3EE9" w:rsidR="001A3EE9" w:rsidP="0A928221" w:rsidRDefault="001A3EE9" w14:paraId="5976623F" w14:textId="7EAE1DB9">
            <w:pPr>
              <w:pStyle w:val="paragraph"/>
              <w:spacing w:before="0" w:beforeAutospacing="off" w:after="0" w:afterAutospacing="off"/>
              <w:textAlignment w:val="baseline"/>
            </w:pPr>
          </w:p>
          <w:p w:rsidRPr="001A3EE9" w:rsidR="001A3EE9" w:rsidP="0A928221" w:rsidRDefault="0A2450BD" w14:paraId="3A099BAD" w14:textId="2D662CD2">
            <w:pPr>
              <w:pStyle w:val="paragraph"/>
              <w:spacing w:before="0" w:beforeAutospacing="off" w:after="0" w:afterAutospacing="off"/>
              <w:textAlignment w:val="baseline"/>
              <w:rPr>
                <w:rFonts w:ascii="Montserrat" w:hAnsi="Montserrat" w:eastAsia="Montserrat" w:cs="Montserrat"/>
                <w:sz w:val="24"/>
                <w:szCs w:val="24"/>
              </w:rPr>
            </w:pPr>
            <w:r w:rsidR="0A928221">
              <w:drawing>
                <wp:anchor distT="0" distB="0" distL="114300" distR="114300" simplePos="0" relativeHeight="251658240" behindDoc="0" locked="0" layoutInCell="1" allowOverlap="1" wp14:editId="781F3A98" wp14:anchorId="03F20B6A">
                  <wp:simplePos x="0" y="0"/>
                  <wp:positionH relativeFrom="column">
                    <wp:posOffset>28575</wp:posOffset>
                  </wp:positionH>
                  <wp:positionV relativeFrom="paragraph">
                    <wp:posOffset>66675</wp:posOffset>
                  </wp:positionV>
                  <wp:extent cx="1782394" cy="990219"/>
                  <wp:effectExtent l="0" t="0" r="0" b="0"/>
                  <wp:wrapNone/>
                  <wp:docPr id="87634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34919" name="Picture 87634919"/>
                          <pic:cNvPicPr/>
                        </pic:nvPicPr>
                        <pic:blipFill>
                          <a:blip xmlns:r="http://schemas.openxmlformats.org/officeDocument/2006/relationships" r:embed="rId555399049">
                            <a:extLst>
                              <a:ext uri="{28A0092B-C50C-407E-A947-70E740481C1C}">
                                <a14:useLocalDpi xmlns:a14="http://schemas.microsoft.com/office/drawing/2010/main"/>
                              </a:ext>
                            </a:extLst>
                          </a:blip>
                          <a:stretch>
                            <a:fillRect/>
                          </a:stretch>
                        </pic:blipFill>
                        <pic:spPr>
                          <a:xfrm rot="0">
                            <a:off x="0" y="0"/>
                            <a:ext cx="1782394" cy="990219"/>
                          </a:xfrm>
                          <a:prstGeom prst="rect">
                            <a:avLst/>
                          </a:prstGeom>
                        </pic:spPr>
                      </pic:pic>
                    </a:graphicData>
                  </a:graphic>
                  <wp14:sizeRelH relativeFrom="page">
                    <wp14:pctWidth>0</wp14:pctWidth>
                  </wp14:sizeRelH>
                  <wp14:sizeRelV relativeFrom="page">
                    <wp14:pctHeight>0</wp14:pctHeight>
                  </wp14:sizeRelV>
                </wp:anchor>
              </w:drawing>
            </w:r>
          </w:p>
        </w:tc>
        <w:tc>
          <w:tcPr>
            <w:tcW w:w="3046" w:type="dxa"/>
            <w:tcMar/>
          </w:tcPr>
          <w:p w:rsidR="6C821670" w:rsidP="0A928221" w:rsidRDefault="4D1E3FE7" w14:paraId="4172C9F1" w14:textId="7382AA08">
            <w:pPr>
              <w:pStyle w:val="paragraph"/>
              <w:spacing w:before="0" w:beforeAutospacing="off" w:after="0" w:afterAutospacing="off"/>
              <w:rPr>
                <w:rStyle w:val="eop"/>
                <w:rFonts w:ascii="Montserrat" w:hAnsi="Montserrat" w:eastAsia="Montserrat" w:cs="Montserrat"/>
                <w:sz w:val="24"/>
                <w:szCs w:val="24"/>
              </w:rPr>
            </w:pPr>
            <w:r w:rsidRPr="0A928221" w:rsidR="5E59A47A">
              <w:rPr>
                <w:rStyle w:val="normaltextrun"/>
                <w:rFonts w:ascii="Montserrat" w:hAnsi="Montserrat" w:eastAsia="Montserrat" w:cs="Montserrat"/>
                <w:sz w:val="24"/>
                <w:szCs w:val="24"/>
              </w:rPr>
              <w:t>Digital Screens (Vertical)</w:t>
            </w:r>
          </w:p>
          <w:p w:rsidR="6C821670" w:rsidP="0A928221" w:rsidRDefault="6C821670" w14:paraId="53D42F9E" w14:textId="34A38E3C">
            <w:pPr>
              <w:pStyle w:val="paragraph"/>
              <w:numPr>
                <w:ilvl w:val="0"/>
                <w:numId w:val="24"/>
              </w:numPr>
              <w:spacing w:before="0" w:beforeAutospacing="off" w:after="0" w:afterAutospacing="off"/>
              <w:rPr>
                <w:rStyle w:val="eop"/>
                <w:rFonts w:ascii="Montserrat" w:hAnsi="Montserrat" w:eastAsia="Montserrat" w:cs="Montserrat"/>
                <w:sz w:val="24"/>
                <w:szCs w:val="24"/>
              </w:rPr>
            </w:pPr>
            <w:hyperlink r:id="R47687d8b598141e8">
              <w:r w:rsidRPr="0A928221" w:rsidR="7C230C27">
                <w:rPr>
                  <w:rStyle w:val="Hyperlink"/>
                  <w:rFonts w:ascii="Montserrat" w:hAnsi="Montserrat" w:eastAsia="Montserrat" w:cs="Montserrat"/>
                  <w:sz w:val="24"/>
                  <w:szCs w:val="24"/>
                </w:rPr>
                <w:t>Local PT</w:t>
              </w:r>
            </w:hyperlink>
          </w:p>
          <w:p w:rsidR="6C821670" w:rsidP="0A928221" w:rsidRDefault="6C821670" w14:paraId="79122956" w14:textId="06DC06FB">
            <w:pPr>
              <w:pStyle w:val="paragraph"/>
              <w:numPr>
                <w:ilvl w:val="0"/>
                <w:numId w:val="24"/>
              </w:numPr>
              <w:spacing w:before="0" w:beforeAutospacing="off" w:after="0" w:afterAutospacing="off"/>
              <w:rPr>
                <w:rFonts w:ascii="Montserrat" w:hAnsi="Montserrat" w:eastAsia="Montserrat" w:cs="Montserrat"/>
                <w:sz w:val="24"/>
                <w:szCs w:val="24"/>
              </w:rPr>
            </w:pPr>
            <w:ins w:author="Morgan Edwards" w:date="2024-07-08T14:15:00Z" w16du:dateUtc="2024-07-08T14:15:00Z" w:id="837123030">
              <w:r>
                <w:fldChar w:fldCharType="begin"/>
              </w:r>
            </w:ins>
            <w:r>
              <w:instrText xml:space="preserve">HYPERLINK "https://marketingcenter.sebrands.com/af/sproutloud?destination=%2Fmember%2Fcatalog%2Fcustom_ads%2Fdetail%2FHQTRUTTHDtnzF20DEy00LIcr5v-5_Ls8TAg4-xDyJQl_LmY1OujaijWMeFcG6FVM%2FRWE53pBObFJYKG7lnFBJNVrD-sFPgFknOKbzXnaNAhWCFCbnHre0Y4k0q4f5baY0%2FKFn0NQ4eCSRW4oM8zO9sTFtnBkBRd3eoFUbPXG9WNb5sWpdekREKFYB6crUxkAfC" </w:instrText>
            </w:r>
            <w:ins w:author="Morgan Edwards" w:date="2024-07-08T14:15:00Z" w16du:dateUtc="2024-07-08T14:15:00Z" w:id="1915765323">
              <w:r>
                <w:fldChar w:fldCharType="separate"/>
              </w:r>
            </w:ins>
            <w:commentRangeStart w:id="43"/>
            <w:r w:rsidRPr="0A928221" w:rsidR="3419542A">
              <w:rPr>
                <w:rFonts w:ascii="Montserrat" w:hAnsi="Montserrat" w:eastAsia="Montserrat" w:cs="Montserrat"/>
                <w:sz w:val="24"/>
                <w:szCs w:val="24"/>
              </w:rPr>
              <w:t>Viverant </w:t>
            </w:r>
            <w:ins w:author="Morgan Edwards" w:date="2024-07-08T14:15:00Z" w16du:dateUtc="2024-07-08T14:15:00Z" w:id="367601318">
              <w:r>
                <w:fldChar w:fldCharType="end"/>
              </w:r>
            </w:ins>
            <w:commentRangeEnd w:id="43"/>
            <w:r>
              <w:rPr>
                <w:rStyle w:val="CommentReference"/>
              </w:rPr>
              <w:commentReference w:id="43"/>
            </w:r>
          </w:p>
          <w:p w:rsidR="258AE561" w:rsidP="0A928221" w:rsidRDefault="258AE561" w14:paraId="06D341B3" w14:textId="6453BC3C">
            <w:pPr>
              <w:pStyle w:val="paragraph"/>
              <w:numPr>
                <w:ilvl w:val="0"/>
                <w:numId w:val="24"/>
              </w:numPr>
              <w:spacing w:before="0" w:beforeAutospacing="off" w:after="0" w:afterAutospacing="off"/>
              <w:rPr>
                <w:rFonts w:ascii="Montserrat" w:hAnsi="Montserrat" w:eastAsia="Montserrat" w:cs="Montserrat"/>
                <w:sz w:val="24"/>
                <w:szCs w:val="24"/>
              </w:rPr>
            </w:pPr>
            <w:hyperlink r:id="R90471fbda7204547">
              <w:r w:rsidRPr="0A928221" w:rsidR="2166731D">
                <w:rPr>
                  <w:rStyle w:val="Hyperlink"/>
                  <w:rFonts w:ascii="Montserrat" w:hAnsi="Montserrat" w:eastAsia="Montserrat" w:cs="Montserrat"/>
                  <w:sz w:val="24"/>
                  <w:szCs w:val="24"/>
                </w:rPr>
                <w:t>Chiropractic Care</w:t>
              </w:r>
            </w:hyperlink>
          </w:p>
          <w:p w:rsidR="038E77AD" w:rsidP="0A928221" w:rsidRDefault="038E77AD" w14:paraId="4A54BA7A" w14:textId="584E0AA3">
            <w:pPr>
              <w:pStyle w:val="paragraph"/>
              <w:rPr>
                <w:rStyle w:val="normaltextrun"/>
                <w:rFonts w:ascii="Montserrat" w:hAnsi="Montserrat" w:eastAsia="Montserrat" w:cs="Montserrat"/>
                <w:sz w:val="24"/>
                <w:szCs w:val="24"/>
              </w:rPr>
            </w:pPr>
          </w:p>
          <w:p w:rsidR="038E77AD" w:rsidP="00B4F69E" w:rsidRDefault="1A8E1586" w14:paraId="3D887C89" w14:textId="2FC107B1">
            <w:pPr>
              <w:pStyle w:val="paragraph"/>
            </w:pPr>
            <w:r w:rsidR="0A928221">
              <w:drawing>
                <wp:anchor distT="0" distB="0" distL="114300" distR="114300" simplePos="0" relativeHeight="251658240" behindDoc="0" locked="0" layoutInCell="1" allowOverlap="1" wp14:anchorId="42D26FCE" wp14:editId="5DD77E95">
                  <wp:simplePos x="0" y="0"/>
                  <wp:positionH relativeFrom="column">
                    <wp:align>right</wp:align>
                  </wp:positionH>
                  <wp:positionV relativeFrom="paragraph">
                    <wp:posOffset>0</wp:posOffset>
                  </wp:positionV>
                  <wp:extent cx="1650697" cy="2943225"/>
                  <wp:effectExtent l="0" t="0" r="0" b="0"/>
                  <wp:wrapSquare wrapText="bothSides"/>
                  <wp:docPr id="178339079" name="Picture 17833907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2">
                            <a:extLst>
                              <a:ext uri="{28A0092B-C50C-407E-A947-70E740481C1C}">
                                <a14:useLocalDpi xmlns:a14="http://schemas.microsoft.com/office/drawing/2010/main"/>
                              </a:ext>
                            </a:extLst>
                          </a:blip>
                          <a:stretch>
                            <a:fillRect/>
                          </a:stretch>
                        </pic:blipFill>
                        <pic:spPr>
                          <a:xfrm rot="0">
                            <a:off x="0" y="0"/>
                            <a:ext cx="1650697" cy="2943225"/>
                          </a:xfrm>
                          <a:prstGeom prst="rect">
                            <a:avLst/>
                          </a:prstGeom>
                        </pic:spPr>
                      </pic:pic>
                    </a:graphicData>
                  </a:graphic>
                  <wp14:sizeRelH relativeFrom="page">
                    <wp14:pctWidth>0</wp14:pctWidth>
                  </wp14:sizeRelH>
                  <wp14:sizeRelV relativeFrom="page">
                    <wp14:pctHeight>0</wp14:pctHeight>
                  </wp14:sizeRelV>
                </wp:anchor>
              </w:drawing>
            </w:r>
          </w:p>
        </w:tc>
      </w:tr>
      <w:tr w:rsidR="001A3EE9" w:rsidTr="4BDE7A5A" w14:paraId="0881AF91" w14:textId="77777777">
        <w:trPr>
          <w:trHeight w:val="300"/>
        </w:trPr>
        <w:tc>
          <w:tcPr>
            <w:tcW w:w="3642" w:type="dxa"/>
            <w:tcMar/>
          </w:tcPr>
          <w:p w:rsidRPr="001A3EE9" w:rsidR="001A3EE9" w:rsidP="001A3EE9" w:rsidRDefault="001A3EE9" w14:paraId="7F141328" w14:textId="77777777">
            <w:pPr>
              <w:pStyle w:val="paragraph"/>
              <w:spacing w:before="0" w:beforeAutospacing="0" w:after="0" w:afterAutospacing="0"/>
              <w:textAlignment w:val="baseline"/>
              <w:rPr>
                <w:rStyle w:val="normaltextrun"/>
                <w:rFonts w:ascii="Montserrat Light" w:hAnsi="Montserrat Light" w:cs="Calibri" w:eastAsiaTheme="majorEastAsia"/>
                <w:sz w:val="22"/>
                <w:szCs w:val="22"/>
              </w:rPr>
            </w:pPr>
          </w:p>
        </w:tc>
        <w:tc>
          <w:tcPr>
            <w:tcW w:w="3046" w:type="dxa"/>
            <w:tcMar/>
          </w:tcPr>
          <w:p w:rsidRPr="001A3EE9" w:rsidR="001A3EE9" w:rsidP="001A3EE9" w:rsidRDefault="001A3EE9" w14:paraId="402FE56F" w14:textId="77777777">
            <w:pPr>
              <w:pStyle w:val="paragraph"/>
              <w:spacing w:before="0" w:beforeAutospacing="0" w:after="0" w:afterAutospacing="0"/>
              <w:textAlignment w:val="baseline"/>
              <w:rPr>
                <w:rStyle w:val="normaltextrun"/>
                <w:rFonts w:ascii="Montserrat Light" w:hAnsi="Montserrat Light" w:cs="Calibri" w:eastAsiaTheme="majorEastAsia"/>
                <w:sz w:val="22"/>
                <w:szCs w:val="22"/>
              </w:rPr>
            </w:pPr>
          </w:p>
        </w:tc>
        <w:tc>
          <w:tcPr>
            <w:tcW w:w="3046" w:type="dxa"/>
            <w:tcMar/>
          </w:tcPr>
          <w:p w:rsidR="038E77AD" w:rsidRDefault="038E77AD" w14:paraId="057B3DB1" w14:textId="4020B8C6">
            <w:pPr>
              <w:pStyle w:val="paragraph"/>
              <w:rPr>
                <w:rStyle w:val="normaltextrun"/>
                <w:rFonts w:ascii="Montserrat Light" w:hAnsi="Montserrat Light" w:cs="Calibri" w:eastAsiaTheme="majorEastAsia"/>
              </w:rPr>
              <w:pPrChange w:author="Morgan Edwards" w:date="2024-07-08T14:10:00Z" w:id="45">
                <w:pPr/>
              </w:pPrChange>
            </w:pPr>
          </w:p>
        </w:tc>
      </w:tr>
      <w:tr w:rsidR="038E77AD" w:rsidTr="4BDE7A5A" w14:paraId="0942F0B3" w14:textId="77777777">
        <w:trPr>
          <w:trHeight w:val="300"/>
        </w:trPr>
        <w:tc>
          <w:tcPr>
            <w:tcW w:w="3642" w:type="dxa"/>
            <w:tcMar/>
          </w:tcPr>
          <w:p w:rsidR="038E77AD" w:rsidP="038E77AD" w:rsidRDefault="038E77AD" w14:paraId="2A2D16B6" w14:textId="4C138CDF">
            <w:pPr>
              <w:pStyle w:val="paragraph"/>
              <w:rPr>
                <w:rStyle w:val="normaltextrun"/>
                <w:rFonts w:ascii="Montserrat Light" w:hAnsi="Montserrat Light" w:cs="Calibri" w:eastAsiaTheme="majorEastAsia"/>
                <w:sz w:val="22"/>
                <w:szCs w:val="22"/>
              </w:rPr>
            </w:pPr>
          </w:p>
        </w:tc>
        <w:tc>
          <w:tcPr>
            <w:tcW w:w="3046" w:type="dxa"/>
            <w:tcMar/>
          </w:tcPr>
          <w:p w:rsidR="038E77AD" w:rsidP="038E77AD" w:rsidRDefault="038E77AD" w14:paraId="3455DAA9" w14:textId="28B92160">
            <w:pPr>
              <w:pStyle w:val="paragraph"/>
              <w:rPr>
                <w:rStyle w:val="normaltextrun"/>
                <w:rFonts w:ascii="Montserrat Light" w:hAnsi="Montserrat Light" w:cs="Calibri" w:eastAsiaTheme="majorEastAsia"/>
                <w:sz w:val="22"/>
                <w:szCs w:val="22"/>
              </w:rPr>
            </w:pPr>
          </w:p>
        </w:tc>
        <w:tc>
          <w:tcPr>
            <w:tcW w:w="3046" w:type="dxa"/>
            <w:tcMar/>
          </w:tcPr>
          <w:p w:rsidR="038E77AD" w:rsidP="038E77AD" w:rsidRDefault="038E77AD" w14:paraId="4DCC21B2" w14:textId="368A5F8E">
            <w:pPr>
              <w:pStyle w:val="paragraph"/>
              <w:rPr>
                <w:rStyle w:val="normaltextrun"/>
                <w:rFonts w:ascii="Montserrat Light" w:hAnsi="Montserrat Light" w:cs="Calibri" w:eastAsiaTheme="majorEastAsia"/>
                <w:sz w:val="22"/>
                <w:szCs w:val="22"/>
              </w:rPr>
            </w:pPr>
          </w:p>
        </w:tc>
      </w:tr>
      <w:tr w:rsidR="1C0278FC" w:rsidTr="4BDE7A5A" w14:paraId="5D752E07" w14:textId="77777777">
        <w:trPr>
          <w:trHeight w:val="300"/>
        </w:trPr>
        <w:tc>
          <w:tcPr>
            <w:tcW w:w="3642" w:type="dxa"/>
            <w:tcMar/>
          </w:tcPr>
          <w:p w:rsidR="1C0278FC" w:rsidP="1C0278FC" w:rsidRDefault="1C0278FC" w14:paraId="3E029A26" w14:textId="0DEA58DE">
            <w:pPr>
              <w:pStyle w:val="paragraph"/>
              <w:rPr>
                <w:rStyle w:val="normaltextrun"/>
                <w:rFonts w:ascii="Montserrat Light" w:hAnsi="Montserrat Light" w:cs="Calibri" w:eastAsiaTheme="majorEastAsia"/>
                <w:sz w:val="22"/>
                <w:szCs w:val="22"/>
              </w:rPr>
            </w:pPr>
          </w:p>
        </w:tc>
        <w:tc>
          <w:tcPr>
            <w:tcW w:w="3046" w:type="dxa"/>
            <w:tcMar/>
          </w:tcPr>
          <w:p w:rsidR="1C0278FC" w:rsidP="1C0278FC" w:rsidRDefault="1C0278FC" w14:paraId="0D856ED4" w14:textId="527FF8BC">
            <w:pPr>
              <w:pStyle w:val="paragraph"/>
              <w:rPr>
                <w:rStyle w:val="normaltextrun"/>
                <w:rFonts w:ascii="Montserrat Light" w:hAnsi="Montserrat Light" w:cs="Calibri" w:eastAsiaTheme="majorEastAsia"/>
                <w:sz w:val="22"/>
                <w:szCs w:val="22"/>
              </w:rPr>
            </w:pPr>
          </w:p>
        </w:tc>
        <w:tc>
          <w:tcPr>
            <w:tcW w:w="3046" w:type="dxa"/>
            <w:tcMar/>
          </w:tcPr>
          <w:p w:rsidR="1C0278FC" w:rsidP="1C0278FC" w:rsidRDefault="1C0278FC" w14:paraId="0082E46C" w14:textId="381D35BF">
            <w:pPr>
              <w:pStyle w:val="paragraph"/>
              <w:rPr>
                <w:rStyle w:val="normaltextrun"/>
                <w:rFonts w:ascii="Montserrat Light" w:hAnsi="Montserrat Light" w:cs="Calibri" w:eastAsiaTheme="majorEastAsia"/>
                <w:sz w:val="22"/>
                <w:szCs w:val="22"/>
              </w:rPr>
            </w:pPr>
          </w:p>
        </w:tc>
      </w:tr>
    </w:tbl>
    <w:p w:rsidR="00CB389E" w:rsidP="038E77AD" w:rsidRDefault="00CB389E" w14:paraId="08DEA1DB" w14:textId="3C77206B">
      <w:pPr>
        <w:pStyle w:val="paragraph"/>
        <w:jc w:val="center"/>
        <w:rPr>
          <w:rStyle w:val="wacimagecontainer"/>
          <w:rFonts w:ascii="Segoe UI" w:hAnsi="Segoe UI" w:cs="Segoe UI"/>
          <w:noProof/>
          <w:color w:val="000000" w:themeColor="text1"/>
          <w:sz w:val="18"/>
          <w:szCs w:val="18"/>
        </w:rPr>
      </w:pPr>
    </w:p>
    <w:p w:rsidR="4BDE7A5A" w:rsidP="4BDE7A5A" w:rsidRDefault="4BDE7A5A" w14:paraId="6A6BF47D" w14:textId="532E0C22">
      <w:pPr>
        <w:pStyle w:val="paragraph"/>
        <w:jc w:val="center"/>
        <w:rPr>
          <w:rStyle w:val="wacimagecontainer"/>
          <w:rFonts w:ascii="Segoe UI" w:hAnsi="Segoe UI" w:cs="Segoe UI"/>
          <w:noProof/>
          <w:color w:val="000000" w:themeColor="text1" w:themeTint="FF" w:themeShade="FF"/>
          <w:sz w:val="18"/>
          <w:szCs w:val="18"/>
        </w:rPr>
      </w:pPr>
    </w:p>
    <w:p w:rsidR="4BDE7A5A" w:rsidP="4BDE7A5A" w:rsidRDefault="4BDE7A5A" w14:paraId="6901EFCE" w14:textId="14EDCDBF">
      <w:pPr>
        <w:pStyle w:val="paragraph"/>
        <w:jc w:val="center"/>
        <w:rPr>
          <w:rStyle w:val="wacimagecontainer"/>
          <w:rFonts w:ascii="Segoe UI" w:hAnsi="Segoe UI" w:cs="Segoe UI"/>
          <w:noProof/>
          <w:color w:val="000000" w:themeColor="text1" w:themeTint="FF" w:themeShade="FF"/>
          <w:sz w:val="18"/>
          <w:szCs w:val="18"/>
        </w:rPr>
      </w:pPr>
    </w:p>
    <w:p w:rsidR="4BDE7A5A" w:rsidP="4BDE7A5A" w:rsidRDefault="4BDE7A5A" w14:paraId="18BAD190" w14:textId="0059F689">
      <w:pPr>
        <w:pStyle w:val="paragraph"/>
        <w:jc w:val="center"/>
        <w:rPr>
          <w:rStyle w:val="wacimagecontainer"/>
          <w:rFonts w:ascii="Segoe UI" w:hAnsi="Segoe UI" w:cs="Segoe UI"/>
          <w:noProof/>
          <w:color w:val="000000" w:themeColor="text1" w:themeTint="FF" w:themeShade="FF"/>
          <w:sz w:val="18"/>
          <w:szCs w:val="18"/>
        </w:rPr>
      </w:pPr>
    </w:p>
    <w:p w:rsidR="4BDE7A5A" w:rsidP="4BDE7A5A" w:rsidRDefault="4BDE7A5A" w14:paraId="157CE36A" w14:textId="7A476B46">
      <w:pPr>
        <w:pStyle w:val="paragraph"/>
        <w:jc w:val="center"/>
        <w:rPr>
          <w:rStyle w:val="wacimagecontainer"/>
          <w:rFonts w:ascii="Segoe UI" w:hAnsi="Segoe UI" w:cs="Segoe UI"/>
          <w:noProof/>
          <w:color w:val="000000" w:themeColor="text1" w:themeTint="FF" w:themeShade="FF"/>
          <w:sz w:val="18"/>
          <w:szCs w:val="18"/>
        </w:rPr>
      </w:pPr>
    </w:p>
    <w:p w:rsidR="4BDE7A5A" w:rsidP="4BDE7A5A" w:rsidRDefault="4BDE7A5A" w14:paraId="19E1390F" w14:textId="5D0B5E56">
      <w:pPr>
        <w:pStyle w:val="paragraph"/>
        <w:jc w:val="center"/>
        <w:rPr>
          <w:rStyle w:val="wacimagecontainer"/>
          <w:rFonts w:ascii="Segoe UI" w:hAnsi="Segoe UI" w:cs="Segoe UI"/>
          <w:noProof/>
          <w:color w:val="000000" w:themeColor="text1" w:themeTint="FF" w:themeShade="FF"/>
          <w:sz w:val="18"/>
          <w:szCs w:val="18"/>
        </w:rPr>
      </w:pPr>
    </w:p>
    <w:p w:rsidR="4BDE7A5A" w:rsidP="4BDE7A5A" w:rsidRDefault="4BDE7A5A" w14:paraId="19BA7A56" w14:textId="544285B6">
      <w:pPr>
        <w:pStyle w:val="paragraph"/>
        <w:jc w:val="center"/>
        <w:rPr>
          <w:rStyle w:val="wacimagecontainer"/>
          <w:rFonts w:ascii="Segoe UI" w:hAnsi="Segoe UI" w:cs="Segoe UI"/>
          <w:noProof/>
          <w:color w:val="000000" w:themeColor="text1" w:themeTint="FF" w:themeShade="FF"/>
          <w:sz w:val="18"/>
          <w:szCs w:val="18"/>
        </w:rPr>
      </w:pPr>
    </w:p>
    <w:p w:rsidR="4BDE7A5A" w:rsidP="4BDE7A5A" w:rsidRDefault="4BDE7A5A" w14:paraId="0C66D101" w14:textId="52A53553">
      <w:pPr>
        <w:pStyle w:val="paragraph"/>
        <w:jc w:val="center"/>
        <w:rPr>
          <w:rStyle w:val="wacimagecontainer"/>
          <w:rFonts w:ascii="Segoe UI" w:hAnsi="Segoe UI" w:cs="Segoe UI"/>
          <w:noProof/>
          <w:color w:val="000000" w:themeColor="text1" w:themeTint="FF" w:themeShade="FF"/>
          <w:sz w:val="18"/>
          <w:szCs w:val="18"/>
        </w:rPr>
      </w:pPr>
    </w:p>
    <w:p w:rsidRPr="00CB389E" w:rsidR="00CB389E" w:rsidP="00CB389E" w:rsidRDefault="743755A7" w14:paraId="4A2036AB" w14:textId="1E9B4D00">
      <w:pPr>
        <w:pStyle w:val="Heading1"/>
      </w:pPr>
      <w:bookmarkStart w:name="_Toc18633" w:id="1964596493"/>
      <w:r w:rsidRPr="5F68C211" w:rsidR="1AA6CF0D">
        <w:rPr>
          <w:rStyle w:val="normaltextrun"/>
        </w:rPr>
        <w:t>Provider</w:t>
      </w:r>
      <w:r w:rsidRPr="5F68C211" w:rsidR="743755A7">
        <w:rPr>
          <w:rStyle w:val="normaltextrun"/>
        </w:rPr>
        <w:t xml:space="preserve"> “NOW AVAILABLE” Assets</w:t>
      </w:r>
      <w:bookmarkEnd w:id="1964596493"/>
      <w:r w:rsidRPr="5F68C211" w:rsidR="743755A7">
        <w:rPr>
          <w:rStyle w:val="eop"/>
        </w:rPr>
        <w:t> </w:t>
      </w:r>
    </w:p>
    <w:p w:rsidR="00CB389E" w:rsidP="7FCBC92A" w:rsidRDefault="00CB389E" w14:paraId="50DE19AF" w14:textId="654443EA">
      <w:pPr>
        <w:pStyle w:val="paragraph"/>
        <w:spacing w:before="0" w:beforeAutospacing="off" w:after="0" w:afterAutospacing="off"/>
        <w:textAlignment w:val="baseline"/>
        <w:rPr>
          <w:rFonts w:ascii="Segoe UI" w:hAnsi="Segoe UI" w:cs="Segoe UI"/>
          <w:sz w:val="18"/>
          <w:szCs w:val="18"/>
        </w:rPr>
      </w:pPr>
      <w:r w:rsidRPr="7FCBC92A" w:rsidR="00CB389E">
        <w:rPr>
          <w:rStyle w:val="normaltextrun"/>
          <w:rFonts w:ascii="Calibri" w:hAnsi="Calibri" w:eastAsia="游ゴシック Light" w:cs="Calibri" w:eastAsiaTheme="majorEastAsia"/>
        </w:rPr>
        <w:t xml:space="preserve">It is recommended to start your “Now Available” as soon as the </w:t>
      </w:r>
      <w:r w:rsidRPr="7FCBC92A" w:rsidR="00CB389E">
        <w:rPr>
          <w:rStyle w:val="normaltextrun"/>
          <w:rFonts w:ascii="Calibri" w:hAnsi="Calibri" w:eastAsia="游ゴシック Light" w:cs="Calibri" w:eastAsiaTheme="majorEastAsia"/>
        </w:rPr>
        <w:t>p</w:t>
      </w:r>
      <w:r w:rsidRPr="7FCBC92A" w:rsidR="5FF1FE1E">
        <w:rPr>
          <w:rStyle w:val="normaltextrun"/>
          <w:rFonts w:ascii="Calibri" w:hAnsi="Calibri" w:eastAsia="游ゴシック Light" w:cs="Calibri" w:eastAsiaTheme="majorEastAsia"/>
        </w:rPr>
        <w:t>rovider’s</w:t>
      </w:r>
      <w:r w:rsidRPr="7FCBC92A" w:rsidR="00CB389E">
        <w:rPr>
          <w:rStyle w:val="normaltextrun"/>
          <w:rFonts w:ascii="Calibri" w:hAnsi="Calibri" w:eastAsia="游ゴシック Light" w:cs="Calibri" w:eastAsiaTheme="majorEastAsia"/>
        </w:rPr>
        <w:t xml:space="preserve"> space opens and continue this marketing for 8-12 weeks (2-3 months) after the space has opened. </w:t>
      </w:r>
      <w:r w:rsidRPr="7FCBC92A" w:rsidR="00CB389E">
        <w:rPr>
          <w:rStyle w:val="eop"/>
          <w:rFonts w:ascii="Calibri" w:hAnsi="Calibri" w:eastAsia="游ゴシック Light" w:cs="Calibri" w:eastAsiaTheme="majorEastAsia"/>
        </w:rPr>
        <w:t> </w:t>
      </w:r>
    </w:p>
    <w:p w:rsidRPr="00CB389E" w:rsidR="00CB389E" w:rsidP="00CB389E" w:rsidRDefault="743755A7" w14:paraId="738C2710" w14:textId="77777777">
      <w:pPr>
        <w:pStyle w:val="Heading2"/>
      </w:pPr>
      <w:bookmarkStart w:name="_Toc1718300199" w:id="2289703"/>
      <w:r w:rsidRPr="5F68C211" w:rsidR="743755A7">
        <w:rPr>
          <w:rStyle w:val="normaltextrun"/>
        </w:rPr>
        <w:t>Social</w:t>
      </w:r>
      <w:r w:rsidRPr="5F68C211" w:rsidR="743755A7">
        <w:rPr>
          <w:rStyle w:val="normaltextrun"/>
          <w:rFonts w:ascii="Cambria Math" w:hAnsi="Cambria Math" w:cs="Cambria Math"/>
        </w:rPr>
        <w:t> </w:t>
      </w:r>
      <w:r w:rsidRPr="5F68C211" w:rsidR="743755A7">
        <w:rPr>
          <w:rStyle w:val="normaltextrun"/>
        </w:rPr>
        <w:t>Media</w:t>
      </w:r>
      <w:bookmarkEnd w:id="2289703"/>
      <w:r w:rsidRPr="5F68C211" w:rsidR="743755A7">
        <w:rPr>
          <w:rStyle w:val="eop"/>
        </w:rPr>
        <w:t> </w:t>
      </w:r>
    </w:p>
    <w:p w:rsidRPr="00CB389E" w:rsidR="00CB389E" w:rsidP="7FCBC92A" w:rsidRDefault="00CB389E" w14:paraId="62C37E81" w14:textId="5A8E92FB">
      <w:pPr>
        <w:pStyle w:val="paragraph"/>
        <w:numPr>
          <w:ilvl w:val="1"/>
          <w:numId w:val="23"/>
        </w:numPr>
        <w:spacing w:before="0" w:beforeAutospacing="off" w:after="0" w:afterAutospacing="off"/>
        <w:ind w:left="360"/>
        <w:textAlignment w:val="baseline"/>
        <w:rPr>
          <w:rFonts w:ascii="Montserrat Light" w:hAnsi="Montserrat Light" w:cs="Calibri"/>
          <w:sz w:val="22"/>
          <w:szCs w:val="22"/>
        </w:rPr>
      </w:pPr>
      <w:r w:rsidRPr="7FCBC92A" w:rsidR="00CB389E">
        <w:rPr>
          <w:rStyle w:val="normaltextrun"/>
          <w:rFonts w:ascii="Montserrat Light" w:hAnsi="Montserrat Light" w:eastAsia="游ゴシック Light" w:cs="Calibri" w:eastAsiaTheme="majorEastAsia"/>
          <w:b w:val="1"/>
          <w:bCs w:val="1"/>
          <w:sz w:val="22"/>
          <w:szCs w:val="22"/>
        </w:rPr>
        <w:t>Now available (to be used the day the p</w:t>
      </w:r>
      <w:r w:rsidRPr="7FCBC92A" w:rsidR="554A4615">
        <w:rPr>
          <w:rStyle w:val="normaltextrun"/>
          <w:rFonts w:ascii="Montserrat Light" w:hAnsi="Montserrat Light" w:eastAsia="游ゴシック Light" w:cs="Calibri" w:eastAsiaTheme="majorEastAsia"/>
          <w:b w:val="1"/>
          <w:bCs w:val="1"/>
          <w:sz w:val="22"/>
          <w:szCs w:val="22"/>
        </w:rPr>
        <w:t>rovider</w:t>
      </w:r>
      <w:r w:rsidRPr="7FCBC92A" w:rsidR="00CB389E">
        <w:rPr>
          <w:rStyle w:val="normaltextrun"/>
          <w:rFonts w:ascii="Montserrat Light" w:hAnsi="Montserrat Light" w:eastAsia="游ゴシック Light" w:cs="Calibri" w:eastAsiaTheme="majorEastAsia"/>
          <w:b w:val="1"/>
          <w:bCs w:val="1"/>
          <w:sz w:val="22"/>
          <w:szCs w:val="22"/>
        </w:rPr>
        <w:t xml:space="preserve"> space opens in the club)</w:t>
      </w:r>
      <w:r w:rsidRPr="7FCBC92A" w:rsidR="00CB389E">
        <w:rPr>
          <w:rStyle w:val="eop"/>
          <w:rFonts w:ascii="Montserrat Light" w:hAnsi="Montserrat Light" w:eastAsia="游ゴシック Light" w:cs="Calibri" w:eastAsiaTheme="majorEastAsia"/>
          <w:sz w:val="22"/>
          <w:szCs w:val="22"/>
        </w:rPr>
        <w:t> </w:t>
      </w:r>
    </w:p>
    <w:p w:rsidR="00CB389E" w:rsidP="00CB389E" w:rsidRDefault="00CB389E" w14:paraId="3FCF3F79" w14:textId="77777777">
      <w:pPr>
        <w:pStyle w:val="paragraph"/>
        <w:spacing w:before="0" w:beforeAutospacing="0" w:after="0" w:afterAutospacing="0"/>
        <w:ind w:left="360"/>
        <w:textAlignment w:val="baseline"/>
        <w:rPr>
          <w:rStyle w:val="normaltextrun"/>
          <w:rFonts w:ascii="Montserrat Light" w:hAnsi="Montserrat Light" w:cs="Calibri" w:eastAsiaTheme="majorEastAsia"/>
          <w:sz w:val="22"/>
          <w:szCs w:val="22"/>
        </w:rPr>
      </w:pPr>
    </w:p>
    <w:p w:rsidR="00CB389E" w:rsidP="7FCBC92A" w:rsidRDefault="00CB389E" w14:paraId="2831705E" w14:textId="34C472C0">
      <w:pPr>
        <w:pStyle w:val="paragraph"/>
        <w:spacing w:before="0" w:beforeAutospacing="off" w:after="0" w:afterAutospacing="off"/>
        <w:ind w:left="360"/>
        <w:textAlignment w:val="baseline"/>
        <w:rPr>
          <w:rFonts w:ascii="Montserrat Light" w:hAnsi="Montserrat Light" w:cs="Calibri"/>
          <w:sz w:val="22"/>
          <w:szCs w:val="22"/>
        </w:rPr>
      </w:pPr>
      <w:r w:rsidRPr="7FCBC92A" w:rsidR="00CB389E">
        <w:rPr>
          <w:rStyle w:val="normaltextrun"/>
          <w:rFonts w:ascii="Montserrat Light" w:hAnsi="Montserrat Light" w:eastAsia="游ゴシック Light" w:cs="Calibri" w:eastAsiaTheme="majorEastAsia"/>
          <w:sz w:val="22"/>
          <w:szCs w:val="22"/>
        </w:rPr>
        <w:t xml:space="preserve">“Welcome partner” social assets are available, with captions, </w:t>
      </w:r>
      <w:r w:rsidRPr="7FCBC92A" w:rsidR="4E3CA606">
        <w:rPr>
          <w:rStyle w:val="normaltextrun"/>
          <w:rFonts w:ascii="Montserrat Light" w:hAnsi="Montserrat Light" w:eastAsia="游ゴシック Light" w:cs="Calibri" w:eastAsiaTheme="majorEastAsia"/>
          <w:sz w:val="22"/>
          <w:szCs w:val="22"/>
        </w:rPr>
        <w:t>in the SOCi library labeled based on your provider partner.</w:t>
      </w:r>
      <w:r w:rsidRPr="7FCBC92A" w:rsidR="00CB389E">
        <w:rPr>
          <w:rStyle w:val="normaltextrun"/>
          <w:rFonts w:ascii="Montserrat Light" w:hAnsi="Montserrat Light" w:eastAsia="游ゴシック Light" w:cs="Calibri" w:eastAsiaTheme="majorEastAsia"/>
          <w:sz w:val="22"/>
          <w:szCs w:val="22"/>
        </w:rPr>
        <w:t xml:space="preserve"> Clubs will work with p</w:t>
      </w:r>
      <w:r w:rsidRPr="7FCBC92A" w:rsidR="1BD365C4">
        <w:rPr>
          <w:rStyle w:val="normaltextrun"/>
          <w:rFonts w:ascii="Montserrat Light" w:hAnsi="Montserrat Light" w:eastAsia="游ゴシック Light" w:cs="Calibri" w:eastAsiaTheme="majorEastAsia"/>
          <w:sz w:val="22"/>
          <w:szCs w:val="22"/>
        </w:rPr>
        <w:t xml:space="preserve">rovider partners </w:t>
      </w:r>
      <w:r w:rsidRPr="7FCBC92A" w:rsidR="00CB389E">
        <w:rPr>
          <w:rStyle w:val="normaltextrun"/>
          <w:rFonts w:ascii="Montserrat Light" w:hAnsi="Montserrat Light" w:eastAsia="游ゴシック Light" w:cs="Calibri" w:eastAsiaTheme="majorEastAsia"/>
          <w:sz w:val="22"/>
          <w:szCs w:val="22"/>
        </w:rPr>
        <w:t>to provide photos for these assets.</w:t>
      </w:r>
      <w:r w:rsidRPr="7FCBC92A" w:rsidR="00CB389E">
        <w:rPr>
          <w:rStyle w:val="eop"/>
          <w:rFonts w:ascii="Montserrat Light" w:hAnsi="Montserrat Light" w:eastAsia="游ゴシック Light" w:cs="Calibri" w:eastAsiaTheme="majorEastAsia"/>
          <w:sz w:val="22"/>
          <w:szCs w:val="22"/>
        </w:rPr>
        <w:t> </w:t>
      </w:r>
    </w:p>
    <w:p w:rsidR="00CB389E" w:rsidP="00CB389E" w:rsidRDefault="00CB389E" w14:paraId="122A3C42" w14:textId="77777777">
      <w:pPr>
        <w:pStyle w:val="paragraph"/>
        <w:spacing w:before="0" w:beforeAutospacing="0" w:after="0" w:afterAutospacing="0"/>
        <w:ind w:left="360"/>
        <w:textAlignment w:val="baseline"/>
        <w:rPr>
          <w:rFonts w:ascii="Montserrat Light" w:hAnsi="Montserrat Light" w:cs="Calibri"/>
          <w:sz w:val="22"/>
          <w:szCs w:val="22"/>
        </w:rPr>
      </w:pPr>
    </w:p>
    <w:p w:rsidR="00CB389E" w:rsidP="00CB389E" w:rsidRDefault="00CB389E" w14:paraId="237D3206" w14:textId="0BB0A157">
      <w:pPr>
        <w:pStyle w:val="paragraph"/>
        <w:spacing w:before="0" w:beforeAutospacing="0" w:after="0" w:afterAutospacing="0"/>
        <w:ind w:left="360"/>
        <w:textAlignment w:val="baseline"/>
        <w:rPr>
          <w:rStyle w:val="eop"/>
          <w:rFonts w:ascii="Montserrat Light" w:hAnsi="Montserrat Light" w:cs="Calibri" w:eastAsiaTheme="majorEastAsia"/>
          <w:sz w:val="22"/>
          <w:szCs w:val="22"/>
        </w:rPr>
      </w:pPr>
      <w:r w:rsidRPr="00CB389E">
        <w:rPr>
          <w:rStyle w:val="normaltextrun"/>
          <w:rFonts w:ascii="Montserrat Light" w:hAnsi="Montserrat Light" w:cs="Calibri" w:eastAsiaTheme="majorEastAsia"/>
          <w:sz w:val="22"/>
          <w:szCs w:val="22"/>
        </w:rPr>
        <w:t>Additionally, customizable assets are available in the Brand Marketing Center</w:t>
      </w:r>
      <w:r w:rsidRPr="00CB389E">
        <w:rPr>
          <w:rStyle w:val="eop"/>
          <w:rFonts w:ascii="Montserrat Light" w:hAnsi="Montserrat Light" w:cs="Calibri" w:eastAsiaTheme="majorEastAsia"/>
          <w:sz w:val="22"/>
          <w:szCs w:val="22"/>
        </w:rPr>
        <w:t> </w:t>
      </w:r>
    </w:p>
    <w:p w:rsidR="00CB389E" w:rsidP="00CB389E" w:rsidRDefault="00CB389E" w14:paraId="621351E0" w14:textId="77777777">
      <w:pPr>
        <w:pStyle w:val="paragraph"/>
        <w:spacing w:before="0" w:beforeAutospacing="0" w:after="0" w:afterAutospacing="0"/>
        <w:ind w:left="360"/>
        <w:textAlignment w:val="baseline"/>
        <w:rPr>
          <w:rStyle w:val="eop"/>
          <w:rFonts w:ascii="Montserrat Light" w:hAnsi="Montserrat Light" w:cs="Calibri" w:eastAsiaTheme="majorEastAsia"/>
          <w:sz w:val="22"/>
          <w:szCs w:val="22"/>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36"/>
        <w:gridCol w:w="3237"/>
        <w:gridCol w:w="3237"/>
      </w:tblGrid>
      <w:tr w:rsidR="00CB389E" w:rsidTr="0A928221" w14:paraId="55138AD4" w14:textId="48F48D1B">
        <w:trPr>
          <w:trHeight w:val="300"/>
        </w:trPr>
        <w:tc>
          <w:tcPr>
            <w:tcW w:w="3236" w:type="dxa"/>
            <w:tcMar/>
          </w:tcPr>
          <w:p w:rsidRPr="00CB389E" w:rsidR="00CB389E" w:rsidP="75C79244" w:rsidRDefault="1A6452DE" w14:paraId="1851AC00" w14:textId="5D265623">
            <w:pPr>
              <w:pStyle w:val="paragraph"/>
              <w:numPr>
                <w:ilvl w:val="0"/>
                <w:numId w:val="25"/>
              </w:numPr>
              <w:tabs>
                <w:tab w:val="clear" w:pos="900"/>
              </w:tabs>
              <w:spacing w:before="0" w:beforeAutospacing="off" w:after="0" w:afterAutospacing="off"/>
              <w:ind w:left="420"/>
              <w:textAlignment w:val="baseline"/>
              <w:rPr>
                <w:rFonts w:ascii="Montserrat Light" w:hAnsi="Montserrat Light" w:eastAsia="游ゴシック Light" w:cs="Calibri" w:eastAsiaTheme="majorEastAsia"/>
                <w:sz w:val="20"/>
                <w:szCs w:val="20"/>
              </w:rPr>
            </w:pPr>
            <w:hyperlink r:id="Rb7d21dd673a645fd">
              <w:r w:rsidRPr="75C79244" w:rsidR="2C4A7773">
                <w:rPr>
                  <w:rStyle w:val="Hyperlink"/>
                  <w:rFonts w:ascii="Montserrat Light" w:hAnsi="Montserrat Light" w:eastAsia="游ゴシック Light" w:cs="Calibri" w:eastAsiaTheme="majorEastAsia"/>
                  <w:sz w:val="20"/>
                  <w:szCs w:val="20"/>
                </w:rPr>
                <w:t xml:space="preserve">Local </w:t>
              </w:r>
              <w:r w:rsidRPr="75C79244" w:rsidR="42456D2A">
                <w:rPr>
                  <w:rStyle w:val="Hyperlink"/>
                  <w:rFonts w:ascii="Montserrat Light" w:hAnsi="Montserrat Light" w:eastAsia="游ゴシック Light" w:cs="Calibri" w:eastAsiaTheme="majorEastAsia"/>
                  <w:sz w:val="20"/>
                  <w:szCs w:val="20"/>
                </w:rPr>
                <w:t>PT</w:t>
              </w:r>
            </w:hyperlink>
          </w:p>
          <w:p w:rsidR="75C79244" w:rsidP="75C79244" w:rsidRDefault="75C79244" w14:paraId="191F433C" w14:textId="1D469CCD">
            <w:pPr>
              <w:pStyle w:val="paragraph"/>
              <w:tabs>
                <w:tab w:val="clear" w:leader="none" w:pos="900"/>
              </w:tabs>
              <w:spacing w:before="0" w:beforeAutospacing="off" w:after="0" w:afterAutospacing="off"/>
              <w:ind w:left="420"/>
              <w:rPr>
                <w:rStyle w:val="eop"/>
                <w:rFonts w:ascii="Montserrat Light" w:hAnsi="Montserrat Light" w:eastAsia="游ゴシック Light" w:cs="Calibri" w:eastAsiaTheme="majorEastAsia"/>
                <w:sz w:val="20"/>
                <w:szCs w:val="20"/>
              </w:rPr>
            </w:pPr>
          </w:p>
          <w:p w:rsidR="60819342" w:rsidP="75C79244" w:rsidRDefault="60819342" w14:paraId="51F61DC3" w14:textId="71AFC88B">
            <w:pPr>
              <w:pStyle w:val="paragraph"/>
              <w:numPr>
                <w:ilvl w:val="0"/>
                <w:numId w:val="25"/>
              </w:numPr>
              <w:tabs>
                <w:tab w:val="clear" w:leader="none" w:pos="900"/>
              </w:tabs>
              <w:spacing w:before="0" w:beforeAutospacing="off" w:after="0" w:afterAutospacing="off"/>
              <w:ind w:left="420"/>
              <w:rPr>
                <w:rStyle w:val="eop"/>
                <w:rFonts w:ascii="Montserrat Light" w:hAnsi="Montserrat Light" w:eastAsia="游ゴシック Light" w:cs="Calibri" w:eastAsiaTheme="majorEastAsia"/>
                <w:color w:val="auto"/>
                <w:sz w:val="20"/>
                <w:szCs w:val="20"/>
              </w:rPr>
            </w:pPr>
            <w:hyperlink r:id="R0bd3f0d7fca6411c">
              <w:r w:rsidRPr="75C79244" w:rsidR="60819342">
                <w:rPr>
                  <w:rStyle w:val="Hyperlink"/>
                  <w:rFonts w:ascii="Montserrat Light" w:hAnsi="Montserrat Light" w:eastAsia="游ゴシック Light" w:cs="Calibri" w:eastAsiaTheme="majorEastAsia"/>
                  <w:sz w:val="20"/>
                  <w:szCs w:val="20"/>
                </w:rPr>
                <w:t xml:space="preserve">Chiropractic </w:t>
              </w:r>
              <w:r w:rsidRPr="75C79244" w:rsidR="0DA23314">
                <w:rPr>
                  <w:rStyle w:val="Hyperlink"/>
                  <w:rFonts w:ascii="Montserrat Light" w:hAnsi="Montserrat Light" w:eastAsia="游ゴシック Light" w:cs="Calibri" w:eastAsiaTheme="majorEastAsia"/>
                  <w:sz w:val="20"/>
                  <w:szCs w:val="20"/>
                </w:rPr>
                <w:t>Care</w:t>
              </w:r>
            </w:hyperlink>
          </w:p>
          <w:p w:rsidR="75C79244" w:rsidP="75C79244" w:rsidRDefault="75C79244" w14:paraId="6B2AC6ED" w14:textId="2A223E2C">
            <w:pPr>
              <w:pStyle w:val="paragraph"/>
              <w:tabs>
                <w:tab w:val="clear" w:leader="none" w:pos="900"/>
              </w:tabs>
              <w:spacing w:before="0" w:beforeAutospacing="off" w:after="0" w:afterAutospacing="off"/>
              <w:ind w:left="420"/>
              <w:rPr>
                <w:rStyle w:val="eop"/>
                <w:rFonts w:ascii="Montserrat Light" w:hAnsi="Montserrat Light" w:eastAsia="游ゴシック Light" w:cs="Calibri" w:eastAsiaTheme="majorEastAsia"/>
                <w:sz w:val="20"/>
                <w:szCs w:val="20"/>
              </w:rPr>
            </w:pPr>
          </w:p>
          <w:p w:rsidRPr="00CB389E" w:rsidR="00CB389E" w:rsidP="00CB389E" w:rsidRDefault="00CB389E" w14:paraId="1C2AAD0E" w14:textId="77777777">
            <w:pPr>
              <w:pStyle w:val="paragraph"/>
              <w:spacing w:before="0" w:beforeAutospacing="0" w:after="0" w:afterAutospacing="0"/>
              <w:ind w:left="60"/>
              <w:textAlignment w:val="baseline"/>
              <w:rPr>
                <w:rStyle w:val="eop"/>
                <w:rFonts w:ascii="Montserrat Light" w:hAnsi="Montserrat Light" w:cs="Calibri" w:eastAsiaTheme="majorEastAsia"/>
                <w:sz w:val="20"/>
                <w:szCs w:val="20"/>
              </w:rPr>
            </w:pPr>
          </w:p>
        </w:tc>
        <w:tc>
          <w:tcPr>
            <w:tcW w:w="3237" w:type="dxa"/>
            <w:tcMar/>
          </w:tcPr>
          <w:p w:rsidR="52E8585C" w:rsidP="0A928221" w:rsidRDefault="52E8585C" w14:paraId="460B192D" w14:textId="4F1A649F">
            <w:pPr>
              <w:pStyle w:val="paragraph"/>
              <w:numPr>
                <w:ilvl w:val="0"/>
                <w:numId w:val="25"/>
              </w:numPr>
              <w:tabs>
                <w:tab w:val="clear" w:leader="none" w:pos="900"/>
              </w:tabs>
              <w:spacing w:before="0" w:beforeAutospacing="off" w:after="0" w:afterAutospacing="off"/>
              <w:ind w:left="436"/>
              <w:rPr>
                <w:rFonts w:ascii="Montserrat Light" w:hAnsi="Montserrat Light" w:eastAsia="游ゴシック Light" w:cs="Calibri" w:eastAsiaTheme="majorEastAsia"/>
                <w:sz w:val="20"/>
                <w:szCs w:val="20"/>
              </w:rPr>
            </w:pPr>
            <w:hyperlink r:id="Re26b9e37ad55401a">
              <w:r w:rsidRPr="0A928221" w:rsidR="2C4A7773">
                <w:rPr>
                  <w:rStyle w:val="Hyperlink"/>
                  <w:rFonts w:ascii="Montserrat Light" w:hAnsi="Montserrat Light" w:eastAsia="游ゴシック Light" w:cs="Calibri" w:eastAsiaTheme="majorEastAsia"/>
                  <w:sz w:val="20"/>
                  <w:szCs w:val="20"/>
                </w:rPr>
                <w:t>Viverant</w:t>
              </w:r>
            </w:hyperlink>
          </w:p>
          <w:p w:rsidR="0A928221" w:rsidP="0A928221" w:rsidRDefault="0A928221" w14:paraId="6FBE80D1">
            <w:pPr>
              <w:pStyle w:val="paragraph"/>
              <w:spacing w:before="0" w:beforeAutospacing="off" w:after="0" w:afterAutospacing="off"/>
              <w:ind w:left="60"/>
              <w:rPr>
                <w:rFonts w:ascii="Montserrat Light" w:hAnsi="Montserrat Light" w:cs="Calibri"/>
                <w:sz w:val="20"/>
                <w:szCs w:val="20"/>
              </w:rPr>
            </w:pPr>
          </w:p>
        </w:tc>
        <w:tc>
          <w:tcPr>
            <w:tcW w:w="3237" w:type="dxa"/>
            <w:tcMar/>
          </w:tcPr>
          <w:p w:rsidR="0A928221" w:rsidRDefault="0A928221" w14:paraId="1B7C9333" w14:textId="36E8B1FB"/>
        </w:tc>
      </w:tr>
    </w:tbl>
    <w:p w:rsidR="00CB389E" w:rsidP="00CB389E" w:rsidRDefault="00CB389E" w14:paraId="1E9B42D6" w14:textId="4701F7D0">
      <w:pPr>
        <w:pStyle w:val="paragraph"/>
        <w:spacing w:before="0" w:after="0"/>
        <w:jc w:val="center"/>
        <w:textAlignment w:val="baseline"/>
        <w:rPr>
          <w:rStyle w:val="eop"/>
          <w:rFonts w:eastAsiaTheme="majorEastAsia"/>
        </w:rPr>
      </w:pPr>
      <w:r>
        <w:rPr>
          <w:rStyle w:val="wacimagecontainer"/>
          <w:rFonts w:ascii="Segoe UI" w:hAnsi="Segoe UI" w:cs="Segoe UI" w:eastAsiaTheme="majorEastAsia"/>
          <w:noProof/>
          <w:sz w:val="18"/>
          <w:szCs w:val="18"/>
        </w:rPr>
        <w:drawing>
          <wp:inline distT="0" distB="0" distL="0" distR="0" wp14:anchorId="42C3E6E4" wp14:editId="10097038">
            <wp:extent cx="2740648" cy="2727960"/>
            <wp:effectExtent l="76200" t="95250" r="79375" b="91440"/>
            <wp:docPr id="594798754" name="Picture 14" descr="A person exercising with a resistance b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98754" name="Picture 14" descr="A person exercising with a resistance band&#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54951" cy="2742197"/>
                    </a:xfrm>
                    <a:prstGeom prst="rect">
                      <a:avLst/>
                    </a:prstGeom>
                    <a:noFill/>
                    <a:ln>
                      <a:noFill/>
                    </a:ln>
                    <a:effectLst>
                      <a:outerShdw blurRad="63500" sx="102000" sy="102000" algn="ctr" rotWithShape="0">
                        <a:prstClr val="black">
                          <a:alpha val="40000"/>
                        </a:prstClr>
                      </a:outerShdw>
                    </a:effectLst>
                  </pic:spPr>
                </pic:pic>
              </a:graphicData>
            </a:graphic>
          </wp:inline>
        </w:drawing>
      </w:r>
      <w:r>
        <w:rPr>
          <w:rStyle w:val="wacimagecontainer"/>
          <w:rFonts w:ascii="Segoe UI" w:hAnsi="Segoe UI" w:cs="Segoe UI" w:eastAsiaTheme="majorEastAsia"/>
          <w:noProof/>
          <w:sz w:val="18"/>
          <w:szCs w:val="18"/>
        </w:rPr>
        <w:drawing>
          <wp:inline distT="0" distB="0" distL="0" distR="0" wp14:anchorId="707DA120" wp14:editId="072AF862">
            <wp:extent cx="1552575" cy="2751918"/>
            <wp:effectExtent l="76200" t="95250" r="66675" b="86995"/>
            <wp:docPr id="295268447" name="Picture 13" descr="A person exercising with a resistance b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68447" name="Picture 13" descr="A person exercising with a resistance band&#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57379" cy="2760433"/>
                    </a:xfrm>
                    <a:prstGeom prst="rect">
                      <a:avLst/>
                    </a:prstGeom>
                    <a:noFill/>
                    <a:ln>
                      <a:noFill/>
                    </a:ln>
                    <a:effectLst>
                      <a:outerShdw blurRad="63500" sx="102000" sy="102000" algn="ctr" rotWithShape="0">
                        <a:prstClr val="black">
                          <a:alpha val="40000"/>
                        </a:prstClr>
                      </a:outerShdw>
                    </a:effectLst>
                  </pic:spPr>
                </pic:pic>
              </a:graphicData>
            </a:graphic>
          </wp:inline>
        </w:drawing>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070"/>
      </w:tblGrid>
      <w:tr w:rsidRPr="00CB389E" w:rsidR="00CB389E" w:rsidTr="7FCBC92A" w14:paraId="61877131" w14:textId="77777777">
        <w:trPr>
          <w:trHeight w:val="1935"/>
        </w:trPr>
        <w:tc>
          <w:tcPr>
            <w:tcW w:w="10070" w:type="dxa"/>
            <w:shd w:val="clear" w:color="auto" w:fill="BAF1F4"/>
            <w:tcMar/>
          </w:tcPr>
          <w:p w:rsidRPr="00CB389E" w:rsidR="00CB389E" w:rsidP="00CB389E" w:rsidRDefault="00CB389E" w14:paraId="0E6A8A28" w14:textId="77777777">
            <w:pPr>
              <w:pStyle w:val="paragraph"/>
              <w:spacing w:before="0" w:after="0"/>
              <w:textAlignment w:val="baseline"/>
              <w:rPr>
                <w:rFonts w:ascii="Montserrat Light" w:hAnsi="Montserrat Light" w:cs="Segoe UI"/>
                <w:b/>
                <w:bCs/>
                <w:i/>
                <w:iCs/>
                <w:sz w:val="22"/>
                <w:szCs w:val="22"/>
              </w:rPr>
            </w:pPr>
            <w:r w:rsidRPr="00CB389E">
              <w:rPr>
                <w:rFonts w:ascii="Montserrat Light" w:hAnsi="Montserrat Light" w:cs="Segoe UI"/>
                <w:b/>
                <w:bCs/>
                <w:sz w:val="22"/>
                <w:szCs w:val="22"/>
              </w:rPr>
              <w:t xml:space="preserve">The recommended messaging for this post is: </w:t>
            </w:r>
          </w:p>
          <w:p w:rsidRPr="00CB389E" w:rsidR="00CB389E" w:rsidP="00CB389E" w:rsidRDefault="00CB389E" w14:paraId="5E5798A2" w14:textId="2FAE933B">
            <w:pPr>
              <w:pStyle w:val="paragraph"/>
              <w:spacing w:before="0" w:after="0"/>
              <w:textAlignment w:val="baseline"/>
              <w:rPr>
                <w:rFonts w:ascii="Montserrat Light" w:hAnsi="Montserrat Light" w:cs="Segoe UI"/>
                <w:sz w:val="22"/>
                <w:szCs w:val="22"/>
              </w:rPr>
            </w:pPr>
            <w:r w:rsidRPr="7FCBC92A" w:rsidR="00CB389E">
              <w:rPr>
                <w:rFonts w:ascii="Montserrat Light" w:hAnsi="Montserrat Light" w:cs="Segoe UI"/>
                <w:i w:val="1"/>
                <w:iCs w:val="1"/>
                <w:sz w:val="22"/>
                <w:szCs w:val="22"/>
              </w:rPr>
              <w:t xml:space="preserve">Welcome to our new recovery partner! We are proud to share that </w:t>
            </w:r>
            <w:r w:rsidRPr="7FCBC92A" w:rsidR="00CB389E">
              <w:rPr>
                <w:rFonts w:ascii="Montserrat Light" w:hAnsi="Montserrat Light" w:cs="Segoe UI"/>
                <w:i w:val="1"/>
                <w:iCs w:val="1"/>
                <w:sz w:val="22"/>
                <w:szCs w:val="22"/>
              </w:rPr>
              <w:t>an</w:t>
            </w:r>
            <w:r w:rsidRPr="7FCBC92A" w:rsidR="00CB389E">
              <w:rPr>
                <w:rFonts w:ascii="Montserrat Light" w:hAnsi="Montserrat Light" w:cs="Segoe UI"/>
                <w:i w:val="1"/>
                <w:iCs w:val="1"/>
                <w:sz w:val="22"/>
                <w:szCs w:val="22"/>
              </w:rPr>
              <w:t xml:space="preserve"> </w:t>
            </w:r>
            <w:r w:rsidRPr="7FCBC92A" w:rsidR="1EC00BB0">
              <w:rPr>
                <w:rFonts w:ascii="Montserrat Light" w:hAnsi="Montserrat Light" w:cs="Segoe UI"/>
                <w:b w:val="1"/>
                <w:bCs w:val="1"/>
                <w:i w:val="1"/>
                <w:iCs w:val="1"/>
                <w:sz w:val="22"/>
                <w:szCs w:val="22"/>
              </w:rPr>
              <w:t>[PROVIDER PARTNER’S NAME]</w:t>
            </w:r>
            <w:r w:rsidRPr="7FCBC92A" w:rsidR="00CB389E">
              <w:rPr>
                <w:rFonts w:ascii="Montserrat Light" w:hAnsi="Montserrat Light" w:cs="Segoe UI"/>
                <w:i w:val="1"/>
                <w:iCs w:val="1"/>
                <w:sz w:val="22"/>
                <w:szCs w:val="22"/>
              </w:rPr>
              <w:t xml:space="preserve"> location has opened in our club to serve our community and assist our members with sprains, strains or nagging pains. Click this link to schedule a free assessment: (club insert their scheduling link)</w:t>
            </w:r>
          </w:p>
        </w:tc>
      </w:tr>
    </w:tbl>
    <w:p w:rsidR="00CB389E" w:rsidP="00CB389E" w:rsidRDefault="00CB389E" w14:paraId="0282A732" w14:textId="5AB831F2">
      <w:pPr>
        <w:pStyle w:val="paragraph"/>
        <w:spacing w:before="0" w:beforeAutospacing="0" w:after="0" w:afterAutospacing="0"/>
        <w:textAlignment w:val="baseline"/>
        <w:rPr>
          <w:rFonts w:ascii="Montserrat Light" w:hAnsi="Montserrat Light" w:cs="Calibri"/>
          <w:sz w:val="22"/>
          <w:szCs w:val="22"/>
        </w:rPr>
      </w:pPr>
    </w:p>
    <w:p w:rsidRPr="00CB389E" w:rsidR="00CB389E" w:rsidP="4BDE7A5A" w:rsidRDefault="00CB389E" w14:paraId="3E8DED6A" w14:textId="20B5566C">
      <w:pPr>
        <w:pStyle w:val="paragraph"/>
        <w:numPr>
          <w:ilvl w:val="1"/>
          <w:numId w:val="23"/>
        </w:numPr>
        <w:spacing w:before="0" w:beforeAutospacing="off" w:after="0" w:afterAutospacing="off"/>
        <w:ind w:left="360"/>
        <w:textAlignment w:val="baseline"/>
        <w:rPr>
          <w:rFonts w:ascii="Montserrat" w:hAnsi="Montserrat" w:eastAsia="Montserrat" w:cs="Montserrat"/>
          <w:sz w:val="22"/>
          <w:szCs w:val="22"/>
        </w:rPr>
      </w:pPr>
      <w:r w:rsidRPr="4BDE7A5A" w:rsidR="00CB389E">
        <w:rPr>
          <w:rStyle w:val="normaltextrun"/>
          <w:rFonts w:ascii="Montserrat" w:hAnsi="Montserrat" w:eastAsia="Montserrat" w:cs="Montserrat"/>
          <w:b w:val="1"/>
          <w:bCs w:val="1"/>
          <w:sz w:val="22"/>
          <w:szCs w:val="22"/>
        </w:rPr>
        <w:t xml:space="preserve">Meet your </w:t>
      </w:r>
      <w:r w:rsidRPr="4BDE7A5A" w:rsidR="2CCBEB81">
        <w:rPr>
          <w:rStyle w:val="normaltextrun"/>
          <w:rFonts w:ascii="Montserrat" w:hAnsi="Montserrat" w:eastAsia="Montserrat" w:cs="Montserrat"/>
          <w:b w:val="1"/>
          <w:bCs w:val="1"/>
          <w:sz w:val="22"/>
          <w:szCs w:val="22"/>
        </w:rPr>
        <w:t>provider</w:t>
      </w:r>
      <w:r w:rsidRPr="4BDE7A5A" w:rsidR="00CB389E">
        <w:rPr>
          <w:rStyle w:val="normaltextrun"/>
          <w:rFonts w:ascii="Montserrat" w:hAnsi="Montserrat" w:eastAsia="Montserrat" w:cs="Montserrat"/>
          <w:b w:val="1"/>
          <w:bCs w:val="1"/>
          <w:sz w:val="22"/>
          <w:szCs w:val="22"/>
        </w:rPr>
        <w:t xml:space="preserve"> (</w:t>
      </w:r>
      <w:r w:rsidRPr="4BDE7A5A" w:rsidR="00CB389E">
        <w:rPr>
          <w:rStyle w:val="normaltextrun"/>
          <w:rFonts w:ascii="Montserrat" w:hAnsi="Montserrat" w:eastAsia="Montserrat" w:cs="Montserrat"/>
          <w:b w:val="1"/>
          <w:bCs w:val="1"/>
          <w:sz w:val="22"/>
          <w:szCs w:val="22"/>
        </w:rPr>
        <w:t>option to use about 4 weeks before the space is set to open, 1 week after the space is open, or both!):</w:t>
      </w:r>
      <w:r w:rsidRPr="4BDE7A5A" w:rsidR="00CB389E">
        <w:rPr>
          <w:rStyle w:val="eop"/>
          <w:rFonts w:ascii="Montserrat" w:hAnsi="Montserrat" w:eastAsia="Montserrat" w:cs="Montserrat"/>
          <w:sz w:val="22"/>
          <w:szCs w:val="22"/>
        </w:rPr>
        <w:t> </w:t>
      </w:r>
    </w:p>
    <w:p w:rsidR="00CB389E" w:rsidP="4BDE7A5A" w:rsidRDefault="00CB389E" w14:paraId="27480A0C" w14:textId="77777777">
      <w:pPr>
        <w:pStyle w:val="paragraph"/>
        <w:spacing w:before="0" w:beforeAutospacing="off" w:after="0" w:afterAutospacing="off"/>
        <w:textAlignment w:val="baseline"/>
        <w:rPr>
          <w:rStyle w:val="normaltextrun"/>
          <w:rFonts w:ascii="Montserrat" w:hAnsi="Montserrat" w:eastAsia="Montserrat" w:cs="Montserrat"/>
          <w:sz w:val="22"/>
          <w:szCs w:val="22"/>
        </w:rPr>
      </w:pPr>
    </w:p>
    <w:p w:rsidR="00CB389E" w:rsidP="4BDE7A5A" w:rsidRDefault="00CB389E" w14:paraId="6F9EAD44" w14:textId="17E197CD">
      <w:pPr>
        <w:pStyle w:val="paragraph"/>
        <w:spacing w:before="0" w:beforeAutospacing="off" w:after="0" w:afterAutospacing="off"/>
        <w:ind w:left="360"/>
        <w:textAlignment w:val="baseline"/>
        <w:rPr>
          <w:rFonts w:ascii="Montserrat" w:hAnsi="Montserrat" w:eastAsia="Montserrat" w:cs="Montserrat"/>
          <w:sz w:val="22"/>
          <w:szCs w:val="22"/>
        </w:rPr>
      </w:pPr>
      <w:r w:rsidRPr="4BDE7A5A" w:rsidR="00CB389E">
        <w:rPr>
          <w:rStyle w:val="normaltextrun"/>
          <w:rFonts w:ascii="Montserrat" w:hAnsi="Montserrat" w:eastAsia="Montserrat" w:cs="Montserrat"/>
          <w:sz w:val="22"/>
          <w:szCs w:val="22"/>
        </w:rPr>
        <w:t xml:space="preserve">“Meet your therapist” social assets are available, with captions, </w:t>
      </w:r>
      <w:r w:rsidRPr="4BDE7A5A" w:rsidR="390B051B">
        <w:rPr>
          <w:rStyle w:val="normaltextrun"/>
          <w:rFonts w:ascii="Montserrat" w:hAnsi="Montserrat" w:eastAsia="Montserrat" w:cs="Montserrat"/>
          <w:sz w:val="22"/>
          <w:szCs w:val="22"/>
        </w:rPr>
        <w:t>in the SOCi library labeled based on your provider partner.</w:t>
      </w:r>
      <w:r w:rsidRPr="4BDE7A5A" w:rsidR="00CB389E">
        <w:rPr>
          <w:rStyle w:val="normaltextrun"/>
          <w:rFonts w:ascii="Montserrat" w:hAnsi="Montserrat" w:eastAsia="Montserrat" w:cs="Montserrat"/>
          <w:sz w:val="22"/>
          <w:szCs w:val="22"/>
        </w:rPr>
        <w:t xml:space="preserve"> Clubs will work with p</w:t>
      </w:r>
      <w:r w:rsidRPr="4BDE7A5A" w:rsidR="42EEBB26">
        <w:rPr>
          <w:rStyle w:val="normaltextrun"/>
          <w:rFonts w:ascii="Montserrat" w:hAnsi="Montserrat" w:eastAsia="Montserrat" w:cs="Montserrat"/>
          <w:sz w:val="22"/>
          <w:szCs w:val="22"/>
        </w:rPr>
        <w:t>rovider partners</w:t>
      </w:r>
      <w:r w:rsidRPr="4BDE7A5A" w:rsidR="00CB389E">
        <w:rPr>
          <w:rStyle w:val="normaltextrun"/>
          <w:rFonts w:ascii="Montserrat" w:hAnsi="Montserrat" w:eastAsia="Montserrat" w:cs="Montserrat"/>
          <w:sz w:val="22"/>
          <w:szCs w:val="22"/>
        </w:rPr>
        <w:t xml:space="preserve"> to provide photos for these assets.</w:t>
      </w:r>
      <w:r w:rsidRPr="4BDE7A5A" w:rsidR="00CB389E">
        <w:rPr>
          <w:rStyle w:val="eop"/>
          <w:rFonts w:ascii="Montserrat" w:hAnsi="Montserrat" w:eastAsia="Montserrat" w:cs="Montserrat"/>
          <w:sz w:val="22"/>
          <w:szCs w:val="22"/>
        </w:rPr>
        <w:t> </w:t>
      </w:r>
    </w:p>
    <w:p w:rsidR="00CB389E" w:rsidP="4BDE7A5A" w:rsidRDefault="00CB389E" w14:paraId="3FDCDD19" w14:textId="77777777">
      <w:pPr>
        <w:pStyle w:val="paragraph"/>
        <w:spacing w:before="0" w:beforeAutospacing="off" w:after="0" w:afterAutospacing="off"/>
        <w:ind w:left="360"/>
        <w:textAlignment w:val="baseline"/>
        <w:rPr>
          <w:rFonts w:ascii="Montserrat" w:hAnsi="Montserrat" w:eastAsia="Montserrat" w:cs="Montserrat"/>
          <w:sz w:val="22"/>
          <w:szCs w:val="22"/>
        </w:rPr>
      </w:pPr>
    </w:p>
    <w:p w:rsidRPr="00CB389E" w:rsidR="00CB389E" w:rsidP="4BDE7A5A" w:rsidRDefault="00CB389E" w14:paraId="72D7521C" w14:textId="356A08B5">
      <w:pPr>
        <w:pStyle w:val="paragraph"/>
        <w:spacing w:before="0" w:beforeAutospacing="off" w:after="0" w:afterAutospacing="off"/>
        <w:ind w:left="360"/>
        <w:textAlignment w:val="baseline"/>
        <w:rPr>
          <w:rFonts w:ascii="Montserrat" w:hAnsi="Montserrat" w:eastAsia="Montserrat" w:cs="Montserrat"/>
          <w:sz w:val="22"/>
          <w:szCs w:val="22"/>
        </w:rPr>
      </w:pPr>
      <w:r w:rsidRPr="4BDE7A5A" w:rsidR="00CB389E">
        <w:rPr>
          <w:rStyle w:val="normaltextrun"/>
          <w:rFonts w:ascii="Montserrat" w:hAnsi="Montserrat" w:eastAsia="Montserrat" w:cs="Montserrat"/>
          <w:sz w:val="22"/>
          <w:szCs w:val="22"/>
        </w:rPr>
        <w:t>Additionally, customizable assets are available in the Brand Marketing Center</w:t>
      </w:r>
      <w:r w:rsidRPr="4BDE7A5A" w:rsidR="00CB389E">
        <w:rPr>
          <w:rStyle w:val="eop"/>
          <w:rFonts w:ascii="Montserrat" w:hAnsi="Montserrat" w:eastAsia="Montserrat" w:cs="Montserrat"/>
          <w:sz w:val="22"/>
          <w:szCs w:val="22"/>
        </w:rPr>
        <w:t> </w:t>
      </w:r>
    </w:p>
    <w:p w:rsidRPr="00CB389E" w:rsidR="00CB389E" w:rsidP="4BDE7A5A" w:rsidRDefault="54DE19CB" w14:paraId="4975FB66" w14:textId="055E8546">
      <w:pPr>
        <w:pStyle w:val="paragraph"/>
        <w:numPr>
          <w:ilvl w:val="0"/>
          <w:numId w:val="26"/>
        </w:numPr>
        <w:spacing w:before="0" w:beforeAutospacing="off" w:after="0" w:afterAutospacing="off"/>
        <w:ind w:left="2520" w:firstLine="0"/>
        <w:textAlignment w:val="baseline"/>
        <w:rPr>
          <w:rFonts w:ascii="Montserrat" w:hAnsi="Montserrat" w:eastAsia="Montserrat" w:cs="Montserrat"/>
          <w:sz w:val="22"/>
          <w:szCs w:val="22"/>
        </w:rPr>
      </w:pPr>
      <w:hyperlink r:id="R62d5e0fc49b24a92">
        <w:r w:rsidRPr="4BDE7A5A" w:rsidR="72FE9DDE">
          <w:rPr>
            <w:rStyle w:val="Hyperlink"/>
            <w:rFonts w:ascii="Montserrat" w:hAnsi="Montserrat" w:eastAsia="Montserrat" w:cs="Montserrat"/>
            <w:sz w:val="22"/>
            <w:szCs w:val="22"/>
          </w:rPr>
          <w:t>L</w:t>
        </w:r>
        <w:r w:rsidRPr="4BDE7A5A" w:rsidR="653ED20E">
          <w:rPr>
            <w:rStyle w:val="Hyperlink"/>
            <w:rFonts w:ascii="Montserrat" w:hAnsi="Montserrat" w:eastAsia="Montserrat" w:cs="Montserrat"/>
            <w:sz w:val="22"/>
            <w:szCs w:val="22"/>
          </w:rPr>
          <w:t>ocal </w:t>
        </w:r>
        <w:r w:rsidRPr="4BDE7A5A" w:rsidR="683D491C">
          <w:rPr>
            <w:rStyle w:val="Hyperlink"/>
            <w:rFonts w:ascii="Montserrat" w:hAnsi="Montserrat" w:eastAsia="Montserrat" w:cs="Montserrat"/>
            <w:sz w:val="22"/>
            <w:szCs w:val="22"/>
          </w:rPr>
          <w:t>PT</w:t>
        </w:r>
      </w:hyperlink>
      <w:commentRangeStart w:id="48"/>
      <w:commentRangeEnd w:id="48"/>
      <w:r>
        <w:rPr>
          <w:rStyle w:val="CommentReference"/>
        </w:rPr>
        <w:commentReference w:id="48"/>
      </w:r>
      <w:r w:rsidR="00CB389E"/>
    </w:p>
    <w:p w:rsidRPr="00CB389E" w:rsidR="00CB389E" w:rsidP="4BDE7A5A" w:rsidRDefault="00CB389E" w14:paraId="30DCF36A" w14:textId="4BDABD6F">
      <w:pPr>
        <w:pStyle w:val="paragraph"/>
        <w:numPr>
          <w:ilvl w:val="0"/>
          <w:numId w:val="26"/>
        </w:numPr>
        <w:spacing w:before="0" w:beforeAutospacing="off" w:after="0" w:afterAutospacing="off"/>
        <w:ind w:left="2520" w:firstLine="0"/>
        <w:textAlignment w:val="baseline"/>
        <w:rPr>
          <w:rStyle w:val="eop"/>
          <w:rFonts w:ascii="Montserrat" w:hAnsi="Montserrat" w:eastAsia="Montserrat" w:cs="Montserrat"/>
          <w:sz w:val="22"/>
          <w:szCs w:val="22"/>
        </w:rPr>
      </w:pPr>
      <w:ins w:author="Morgan Edwards" w:date="2024-07-08T14:59:00Z" w16du:dateUtc="2024-07-08T14:59:00Z" w:id="1018220171">
        <w:r>
          <w:fldChar w:fldCharType="begin"/>
        </w:r>
      </w:ins>
      <w:r>
        <w:instrText xml:space="preserve">HYPERLINK "https://marketingcenter.sebrands.com/af/sproutloud?destination=%2Fmember%2Fcatalog%2Fcustom_ads%2Fdetail%2F-TmVsK9yISvYZ0K17CNZpeSL9_iS033uQnyTl0pKSK8T0oXZLjsHnI8w7qa7WFh3%2FNSk2itm0IGMl_dZCPOwE8tO2rnco_bpvby2Zdx45MB9cb0I1izKU-eZjbC4W1qxp%2F97zQaeyWNAAzwHOF826JC1i_LC-wg4pMt7Alji4tRGn2Ek1U_wJ73JkNCdpyr2XS" </w:instrText>
      </w:r>
      <w:ins w:author="Morgan Edwards" w:date="2024-07-08T14:59:00Z" w16du:dateUtc="2024-07-08T14:59:00Z" w:id="1728758029">
        <w:r>
          <w:fldChar w:fldCharType="separate"/>
        </w:r>
      </w:ins>
      <w:commentRangeStart w:id="51"/>
      <w:r w:rsidRPr="4BDE7A5A" w:rsidR="2C4A7773">
        <w:rPr>
          <w:rFonts w:ascii="Montserrat" w:hAnsi="Montserrat" w:eastAsia="Montserrat" w:cs="Montserrat"/>
          <w:sz w:val="22"/>
          <w:szCs w:val="22"/>
        </w:rPr>
        <w:t>Viverant</w:t>
      </w:r>
      <w:ins w:author="Morgan Edwards" w:date="2024-07-08T14:59:00Z" w16du:dateUtc="2024-07-08T14:59:00Z" w:id="2101720484">
        <w:r>
          <w:fldChar w:fldCharType="end"/>
        </w:r>
      </w:ins>
      <w:commentRangeEnd w:id="51"/>
      <w:r>
        <w:rPr>
          <w:rStyle w:val="CommentReference"/>
        </w:rPr>
        <w:commentReference w:id="51"/>
      </w:r>
    </w:p>
    <w:p w:rsidR="50022B8A" w:rsidP="4BDE7A5A" w:rsidRDefault="50022B8A" w14:paraId="5FAF2BA8" w14:textId="0CDB34AD">
      <w:pPr>
        <w:pStyle w:val="paragraph"/>
        <w:numPr>
          <w:ilvl w:val="0"/>
          <w:numId w:val="26"/>
        </w:numPr>
        <w:spacing w:before="0" w:beforeAutospacing="off" w:after="0" w:afterAutospacing="off"/>
        <w:ind w:left="2520" w:firstLine="0"/>
        <w:rPr>
          <w:rStyle w:val="eop"/>
          <w:rFonts w:ascii="Montserrat" w:hAnsi="Montserrat" w:eastAsia="Montserrat" w:cs="Montserrat"/>
          <w:sz w:val="22"/>
          <w:szCs w:val="22"/>
        </w:rPr>
      </w:pPr>
      <w:hyperlink r:id="R6e94aec4403e447a">
        <w:r w:rsidRPr="4BDE7A5A" w:rsidR="50022B8A">
          <w:rPr>
            <w:rStyle w:val="Hyperlink"/>
            <w:rFonts w:ascii="Montserrat" w:hAnsi="Montserrat" w:eastAsia="Montserrat" w:cs="Montserrat"/>
            <w:sz w:val="22"/>
            <w:szCs w:val="22"/>
          </w:rPr>
          <w:t>Chiropractic Care</w:t>
        </w:r>
      </w:hyperlink>
    </w:p>
    <w:p w:rsidR="3680013D" w:rsidP="1C0278FC" w:rsidRDefault="3680013D" w14:paraId="591D4449" w14:textId="16A5D058">
      <w:pPr>
        <w:pStyle w:val="paragraph"/>
        <w:spacing w:before="0" w:beforeAutospacing="0" w:after="0" w:afterAutospacing="0"/>
        <w:rPr>
          <w:rFonts w:ascii="Montserrat Light" w:hAnsi="Montserrat Light" w:cs="Calibri"/>
          <w:sz w:val="22"/>
          <w:szCs w:val="22"/>
        </w:rPr>
      </w:pPr>
      <w:r>
        <w:rPr>
          <w:noProof/>
        </w:rPr>
        <w:drawing>
          <wp:inline distT="0" distB="0" distL="0" distR="0" wp14:anchorId="69F2308E" wp14:editId="7A32D1F3">
            <wp:extent cx="3778444" cy="3778444"/>
            <wp:effectExtent l="0" t="0" r="0" b="0"/>
            <wp:docPr id="1549922425" name="Picture 154992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3778444" cy="3778444"/>
                    </a:xfrm>
                    <a:prstGeom prst="rect">
                      <a:avLst/>
                    </a:prstGeom>
                  </pic:spPr>
                </pic:pic>
              </a:graphicData>
            </a:graphic>
          </wp:inline>
        </w:drawing>
      </w:r>
    </w:p>
    <w:p w:rsidR="00CB389E" w:rsidP="00CB389E" w:rsidRDefault="00CB389E" w14:paraId="0DB435E7" w14:textId="77777777">
      <w:pPr>
        <w:pStyle w:val="paragraph"/>
        <w:spacing w:before="0" w:beforeAutospacing="0" w:after="0" w:afterAutospacing="0"/>
        <w:textAlignment w:val="baseline"/>
        <w:rPr>
          <w:rStyle w:val="normaltextrun"/>
          <w:rFonts w:ascii="Montserrat Light" w:hAnsi="Montserrat Light" w:cs="Calibri" w:eastAsiaTheme="majorEastAsia"/>
          <w:sz w:val="22"/>
          <w:szCs w:val="22"/>
          <w:u w:val="single"/>
        </w:rPr>
      </w:pPr>
    </w:p>
    <w:tbl>
      <w:tblPr>
        <w:tblStyle w:val="TableGrid"/>
        <w:tblW w:w="0" w:type="auto"/>
        <w:tblLook w:val="04A0" w:firstRow="1" w:lastRow="0" w:firstColumn="1" w:lastColumn="0" w:noHBand="0" w:noVBand="1"/>
      </w:tblPr>
      <w:tblGrid>
        <w:gridCol w:w="10070"/>
      </w:tblGrid>
      <w:tr w:rsidR="00CB389E" w:rsidTr="7FCBC92A" w14:paraId="131101B4" w14:textId="77777777">
        <w:trPr>
          <w:trHeight w:val="1998"/>
        </w:trPr>
        <w:tc>
          <w:tcPr>
            <w:tcW w:w="10070" w:type="dxa"/>
            <w:tcBorders>
              <w:top w:val="nil"/>
              <w:left w:val="nil"/>
              <w:bottom w:val="nil"/>
              <w:right w:val="nil"/>
            </w:tcBorders>
            <w:shd w:val="clear" w:color="auto" w:fill="BAF1F4"/>
            <w:tcMar/>
          </w:tcPr>
          <w:p w:rsidRPr="00CB389E" w:rsidR="00CB389E" w:rsidP="00CB389E" w:rsidRDefault="00CB389E" w14:paraId="2A7F70B6" w14:textId="77777777">
            <w:pPr>
              <w:pStyle w:val="paragraph"/>
              <w:spacing w:before="0" w:beforeAutospacing="0" w:after="0" w:afterAutospacing="0"/>
              <w:textAlignment w:val="baseline"/>
              <w:rPr>
                <w:rStyle w:val="normaltextrun"/>
                <w:rFonts w:ascii="Montserrat Light" w:hAnsi="Montserrat Light" w:cs="Calibri" w:eastAsiaTheme="majorEastAsia"/>
                <w:b/>
                <w:bCs/>
                <w:sz w:val="22"/>
                <w:szCs w:val="22"/>
              </w:rPr>
            </w:pPr>
            <w:r w:rsidRPr="00CB389E">
              <w:rPr>
                <w:rStyle w:val="normaltextrun"/>
                <w:rFonts w:ascii="Montserrat Light" w:hAnsi="Montserrat Light" w:cs="Calibri" w:eastAsiaTheme="majorEastAsia"/>
                <w:b/>
                <w:bCs/>
                <w:sz w:val="22"/>
                <w:szCs w:val="22"/>
              </w:rPr>
              <w:t xml:space="preserve">The recommended messaging for this post is: </w:t>
            </w:r>
          </w:p>
          <w:p w:rsidR="00CB389E" w:rsidP="00CB389E" w:rsidRDefault="00CB389E" w14:paraId="7613CE28" w14:textId="77777777">
            <w:pPr>
              <w:pStyle w:val="paragraph"/>
              <w:spacing w:before="0" w:beforeAutospacing="0" w:after="0" w:afterAutospacing="0"/>
              <w:textAlignment w:val="baseline"/>
              <w:rPr>
                <w:rStyle w:val="normaltextrun"/>
                <w:rFonts w:ascii="Montserrat Light" w:hAnsi="Montserrat Light" w:cs="Calibri" w:eastAsiaTheme="majorEastAsia"/>
                <w:sz w:val="22"/>
                <w:szCs w:val="22"/>
              </w:rPr>
            </w:pPr>
          </w:p>
          <w:p w:rsidRPr="00CB389E" w:rsidR="00CB389E" w:rsidP="7FCBC92A" w:rsidRDefault="00CB389E" w14:paraId="25B45AED" w14:textId="36535BD1">
            <w:pPr>
              <w:pStyle w:val="paragraph"/>
              <w:spacing w:before="0" w:beforeAutospacing="off" w:after="0" w:afterAutospacing="off"/>
              <w:textAlignment w:val="baseline"/>
              <w:rPr>
                <w:rStyle w:val="normaltextrun"/>
                <w:rFonts w:ascii="Montserrat Light" w:hAnsi="Montserrat Light" w:cs="Calibri"/>
                <w:i w:val="1"/>
                <w:iCs w:val="1"/>
                <w:sz w:val="22"/>
                <w:szCs w:val="22"/>
              </w:rPr>
            </w:pPr>
            <w:r w:rsidRPr="7FCBC92A" w:rsidR="00CB389E">
              <w:rPr>
                <w:rStyle w:val="normaltextrun"/>
                <w:rFonts w:ascii="Montserrat Light" w:hAnsi="Montserrat Light" w:eastAsia="游ゴシック Light" w:cs="Calibri" w:eastAsiaTheme="majorEastAsia"/>
                <w:i w:val="1"/>
                <w:iCs w:val="1"/>
                <w:sz w:val="22"/>
                <w:szCs w:val="22"/>
              </w:rPr>
              <w:t xml:space="preserve">Welcome, </w:t>
            </w:r>
            <w:r w:rsidRPr="7FCBC92A" w:rsidR="00CB389E">
              <w:rPr>
                <w:rStyle w:val="normaltextrun"/>
                <w:rFonts w:ascii="Montserrat Light" w:hAnsi="Montserrat Light" w:eastAsia="游ゴシック Light" w:cs="Calibri" w:eastAsiaTheme="majorEastAsia"/>
                <w:b w:val="1"/>
                <w:bCs w:val="1"/>
                <w:i w:val="1"/>
                <w:iCs w:val="1"/>
                <w:sz w:val="22"/>
                <w:szCs w:val="22"/>
              </w:rPr>
              <w:t>[</w:t>
            </w:r>
            <w:r w:rsidRPr="7FCBC92A" w:rsidR="49EE6589">
              <w:rPr>
                <w:rStyle w:val="normaltextrun"/>
                <w:rFonts w:ascii="Montserrat Light" w:hAnsi="Montserrat Light" w:eastAsia="游ゴシック Light" w:cs="Calibri" w:eastAsiaTheme="majorEastAsia"/>
                <w:b w:val="1"/>
                <w:bCs w:val="1"/>
                <w:i w:val="1"/>
                <w:iCs w:val="1"/>
                <w:sz w:val="22"/>
                <w:szCs w:val="22"/>
              </w:rPr>
              <w:t>PROVIDER</w:t>
            </w:r>
            <w:r w:rsidRPr="7FCBC92A" w:rsidR="00CB389E">
              <w:rPr>
                <w:rStyle w:val="normaltextrun"/>
                <w:rFonts w:ascii="Montserrat Light" w:hAnsi="Montserrat Light" w:eastAsia="游ゴシック Light" w:cs="Calibri" w:eastAsiaTheme="majorEastAsia"/>
                <w:b w:val="1"/>
                <w:bCs w:val="1"/>
                <w:i w:val="1"/>
                <w:iCs w:val="1"/>
                <w:sz w:val="22"/>
                <w:szCs w:val="22"/>
              </w:rPr>
              <w:t xml:space="preserve"> NAME] </w:t>
            </w:r>
            <w:r w:rsidRPr="7FCBC92A" w:rsidR="00CB389E">
              <w:rPr>
                <w:rStyle w:val="normaltextrun"/>
                <w:rFonts w:ascii="Montserrat Light" w:hAnsi="Montserrat Light" w:eastAsia="游ゴシック Light" w:cs="Calibri" w:eastAsiaTheme="majorEastAsia"/>
                <w:i w:val="1"/>
                <w:iCs w:val="1"/>
                <w:sz w:val="22"/>
                <w:szCs w:val="22"/>
              </w:rPr>
              <w:t xml:space="preserve">to our </w:t>
            </w:r>
            <w:r w:rsidRPr="7FCBC92A" w:rsidR="00CB389E">
              <w:rPr>
                <w:rStyle w:val="normaltextrun"/>
                <w:rFonts w:ascii="Montserrat Light" w:hAnsi="Montserrat Light" w:eastAsia="游ゴシック Light" w:cs="Calibri" w:eastAsiaTheme="majorEastAsia"/>
                <w:i w:val="1"/>
                <w:iCs w:val="1"/>
                <w:sz w:val="22"/>
                <w:szCs w:val="22"/>
              </w:rPr>
              <w:t>great team</w:t>
            </w:r>
            <w:r w:rsidRPr="7FCBC92A" w:rsidR="00CB389E">
              <w:rPr>
                <w:rStyle w:val="normaltextrun"/>
                <w:rFonts w:ascii="Montserrat Light" w:hAnsi="Montserrat Light" w:eastAsia="游ゴシック Light" w:cs="Calibri" w:eastAsiaTheme="majorEastAsia"/>
                <w:i w:val="1"/>
                <w:iCs w:val="1"/>
                <w:sz w:val="22"/>
                <w:szCs w:val="22"/>
              </w:rPr>
              <w:t xml:space="preserve"> here at </w:t>
            </w:r>
            <w:r w:rsidRPr="7FCBC92A" w:rsidR="00CB389E">
              <w:rPr>
                <w:rStyle w:val="normaltextrun"/>
                <w:rFonts w:ascii="Montserrat Light" w:hAnsi="Montserrat Light" w:eastAsia="游ゴシック Light" w:cs="Calibri" w:eastAsiaTheme="majorEastAsia"/>
                <w:i w:val="1"/>
                <w:iCs w:val="1"/>
                <w:sz w:val="22"/>
                <w:szCs w:val="22"/>
              </w:rPr>
              <w:t>Anytime</w:t>
            </w:r>
            <w:r w:rsidRPr="7FCBC92A" w:rsidR="00CB389E">
              <w:rPr>
                <w:rStyle w:val="normaltextrun"/>
                <w:rFonts w:ascii="Montserrat Light" w:hAnsi="Montserrat Light" w:eastAsia="游ゴシック Light" w:cs="Calibri" w:eastAsiaTheme="majorEastAsia"/>
                <w:i w:val="1"/>
                <w:iCs w:val="1"/>
                <w:sz w:val="22"/>
                <w:szCs w:val="22"/>
              </w:rPr>
              <w:t xml:space="preserve"> Fitness </w:t>
            </w:r>
            <w:r w:rsidRPr="7FCBC92A" w:rsidR="00CB389E">
              <w:rPr>
                <w:rStyle w:val="normaltextrun"/>
                <w:rFonts w:ascii="Montserrat Light" w:hAnsi="Montserrat Light" w:eastAsia="游ゴシック Light" w:cs="Calibri" w:eastAsiaTheme="majorEastAsia"/>
                <w:b w:val="1"/>
                <w:bCs w:val="1"/>
                <w:i w:val="1"/>
                <w:iCs w:val="1"/>
                <w:sz w:val="22"/>
                <w:szCs w:val="22"/>
              </w:rPr>
              <w:t>[CLUB NAME]</w:t>
            </w:r>
            <w:r w:rsidRPr="7FCBC92A" w:rsidR="00CB389E">
              <w:rPr>
                <w:rStyle w:val="normaltextrun"/>
                <w:rFonts w:ascii="Montserrat Light" w:hAnsi="Montserrat Light" w:eastAsia="游ゴシック Light" w:cs="Calibri" w:eastAsiaTheme="majorEastAsia"/>
                <w:i w:val="1"/>
                <w:iCs w:val="1"/>
                <w:sz w:val="22"/>
                <w:szCs w:val="22"/>
              </w:rPr>
              <w:t xml:space="preserve">! </w:t>
            </w:r>
            <w:r w:rsidRPr="7FCBC92A" w:rsidR="00CB389E">
              <w:rPr>
                <w:rStyle w:val="normaltextrun"/>
                <w:rFonts w:ascii="Montserrat Light" w:hAnsi="Montserrat Light" w:eastAsia="游ゴシック Light" w:cs="Calibri" w:eastAsiaTheme="majorEastAsia"/>
                <w:b w:val="1"/>
                <w:bCs w:val="1"/>
                <w:i w:val="1"/>
                <w:iCs w:val="1"/>
                <w:sz w:val="22"/>
                <w:szCs w:val="22"/>
              </w:rPr>
              <w:t>[</w:t>
            </w:r>
            <w:r w:rsidRPr="7FCBC92A" w:rsidR="54937D1A">
              <w:rPr>
                <w:rStyle w:val="normaltextrun"/>
                <w:rFonts w:ascii="Montserrat Light" w:hAnsi="Montserrat Light" w:eastAsia="游ゴシック Light" w:cs="Calibri" w:eastAsiaTheme="majorEastAsia"/>
                <w:b w:val="1"/>
                <w:bCs w:val="1"/>
                <w:i w:val="1"/>
                <w:iCs w:val="1"/>
                <w:sz w:val="22"/>
                <w:szCs w:val="22"/>
              </w:rPr>
              <w:t>PROVIDER</w:t>
            </w:r>
            <w:r w:rsidRPr="7FCBC92A" w:rsidR="00CB389E">
              <w:rPr>
                <w:rStyle w:val="normaltextrun"/>
                <w:rFonts w:ascii="Montserrat Light" w:hAnsi="Montserrat Light" w:eastAsia="游ゴシック Light" w:cs="Calibri" w:eastAsiaTheme="majorEastAsia"/>
                <w:b w:val="1"/>
                <w:bCs w:val="1"/>
                <w:i w:val="1"/>
                <w:iCs w:val="1"/>
                <w:sz w:val="22"/>
                <w:szCs w:val="22"/>
              </w:rPr>
              <w:t xml:space="preserve"> NAME]</w:t>
            </w:r>
            <w:r w:rsidRPr="7FCBC92A" w:rsidR="00CB389E">
              <w:rPr>
                <w:rStyle w:val="normaltextrun"/>
                <w:rFonts w:ascii="Montserrat Light" w:hAnsi="Montserrat Light" w:eastAsia="游ゴシック Light" w:cs="Calibri" w:eastAsiaTheme="majorEastAsia"/>
                <w:i w:val="1"/>
                <w:iCs w:val="1"/>
                <w:sz w:val="22"/>
                <w:szCs w:val="22"/>
              </w:rPr>
              <w:t xml:space="preserve"> has joined us as the onsite </w:t>
            </w:r>
            <w:r w:rsidRPr="7FCBC92A" w:rsidR="78D6D916">
              <w:rPr>
                <w:rStyle w:val="normaltextrun"/>
                <w:rFonts w:ascii="Montserrat Light" w:hAnsi="Montserrat Light" w:eastAsia="游ゴシック Light" w:cs="Calibri" w:eastAsiaTheme="majorEastAsia"/>
                <w:b w:val="1"/>
                <w:bCs w:val="1"/>
                <w:i w:val="1"/>
                <w:iCs w:val="1"/>
                <w:sz w:val="22"/>
                <w:szCs w:val="22"/>
              </w:rPr>
              <w:t>[PROVIDER SERVICES]</w:t>
            </w:r>
            <w:r w:rsidRPr="7FCBC92A" w:rsidR="00CB389E">
              <w:rPr>
                <w:rStyle w:val="normaltextrun"/>
                <w:rFonts w:ascii="Montserrat Light" w:hAnsi="Montserrat Light" w:eastAsia="游ゴシック Light" w:cs="Calibri" w:eastAsiaTheme="majorEastAsia"/>
                <w:i w:val="1"/>
                <w:iCs w:val="1"/>
                <w:sz w:val="22"/>
                <w:szCs w:val="22"/>
              </w:rPr>
              <w:t xml:space="preserve"> for </w:t>
            </w:r>
            <w:r w:rsidRPr="7FCBC92A" w:rsidR="00CB389E">
              <w:rPr>
                <w:rStyle w:val="normaltextrun"/>
                <w:rFonts w:ascii="Montserrat Light" w:hAnsi="Montserrat Light" w:eastAsia="游ゴシック Light" w:cs="Calibri" w:eastAsiaTheme="majorEastAsia"/>
                <w:b w:val="1"/>
                <w:bCs w:val="1"/>
                <w:i w:val="1"/>
                <w:iCs w:val="1"/>
                <w:sz w:val="22"/>
                <w:szCs w:val="22"/>
              </w:rPr>
              <w:t>[PARTNER NAME HERE]</w:t>
            </w:r>
            <w:r w:rsidRPr="7FCBC92A" w:rsidR="00CB389E">
              <w:rPr>
                <w:rStyle w:val="normaltextrun"/>
                <w:rFonts w:ascii="Montserrat Light" w:hAnsi="Montserrat Light" w:eastAsia="游ゴシック Light" w:cs="Calibri" w:eastAsiaTheme="majorEastAsia"/>
                <w:i w:val="1"/>
                <w:iCs w:val="1"/>
                <w:sz w:val="22"/>
                <w:szCs w:val="22"/>
              </w:rPr>
              <w:t xml:space="preserve">, </w:t>
            </w:r>
            <w:r w:rsidRPr="7FCBC92A" w:rsidR="00CB389E">
              <w:rPr>
                <w:rStyle w:val="normaltextrun"/>
                <w:rFonts w:ascii="Montserrat Light" w:hAnsi="Montserrat Light" w:eastAsia="游ゴシック Light" w:cs="Calibri" w:eastAsiaTheme="majorEastAsia"/>
                <w:i w:val="1"/>
                <w:iCs w:val="1"/>
                <w:sz w:val="22"/>
                <w:szCs w:val="22"/>
              </w:rPr>
              <w:t>located</w:t>
            </w:r>
            <w:r w:rsidRPr="7FCBC92A" w:rsidR="00CB389E">
              <w:rPr>
                <w:rStyle w:val="normaltextrun"/>
                <w:rFonts w:ascii="Montserrat Light" w:hAnsi="Montserrat Light" w:eastAsia="游ゴシック Light" w:cs="Calibri" w:eastAsiaTheme="majorEastAsia"/>
                <w:i w:val="1"/>
                <w:iCs w:val="1"/>
                <w:sz w:val="22"/>
                <w:szCs w:val="22"/>
              </w:rPr>
              <w:t xml:space="preserve"> in our club. </w:t>
            </w:r>
            <w:r w:rsidRPr="7FCBC92A" w:rsidR="00CB389E">
              <w:rPr>
                <w:rStyle w:val="normaltextrun"/>
                <w:rFonts w:ascii="Montserrat Light" w:hAnsi="Montserrat Light" w:eastAsia="游ゴシック Light" w:cs="Calibri" w:eastAsiaTheme="majorEastAsia"/>
                <w:b w:val="1"/>
                <w:bCs w:val="1"/>
                <w:i w:val="1"/>
                <w:iCs w:val="1"/>
                <w:sz w:val="22"/>
                <w:szCs w:val="22"/>
              </w:rPr>
              <w:t>[</w:t>
            </w:r>
            <w:r w:rsidRPr="7FCBC92A" w:rsidR="15344C85">
              <w:rPr>
                <w:rStyle w:val="normaltextrun"/>
                <w:rFonts w:ascii="Montserrat Light" w:hAnsi="Montserrat Light" w:eastAsia="游ゴシック Light" w:cs="Calibri" w:eastAsiaTheme="majorEastAsia"/>
                <w:b w:val="1"/>
                <w:bCs w:val="1"/>
                <w:i w:val="1"/>
                <w:iCs w:val="1"/>
                <w:sz w:val="22"/>
                <w:szCs w:val="22"/>
              </w:rPr>
              <w:t>PROVIDER</w:t>
            </w:r>
            <w:r w:rsidRPr="7FCBC92A" w:rsidR="00CB389E">
              <w:rPr>
                <w:rStyle w:val="normaltextrun"/>
                <w:rFonts w:ascii="Montserrat Light" w:hAnsi="Montserrat Light" w:eastAsia="游ゴシック Light" w:cs="Calibri" w:eastAsiaTheme="majorEastAsia"/>
                <w:b w:val="1"/>
                <w:bCs w:val="1"/>
                <w:i w:val="1"/>
                <w:iCs w:val="1"/>
                <w:sz w:val="22"/>
                <w:szCs w:val="22"/>
              </w:rPr>
              <w:t xml:space="preserve"> NAME]</w:t>
            </w:r>
            <w:r w:rsidRPr="7FCBC92A" w:rsidR="00CB389E">
              <w:rPr>
                <w:rStyle w:val="normaltextrun"/>
                <w:rFonts w:ascii="Montserrat Light" w:hAnsi="Montserrat Light" w:eastAsia="游ゴシック Light" w:cs="Calibri" w:eastAsiaTheme="majorEastAsia"/>
                <w:i w:val="1"/>
                <w:iCs w:val="1"/>
                <w:sz w:val="22"/>
                <w:szCs w:val="22"/>
              </w:rPr>
              <w:t xml:space="preserve"> has</w:t>
            </w:r>
            <w:r w:rsidRPr="7FCBC92A" w:rsidR="00CB389E">
              <w:rPr>
                <w:rStyle w:val="normaltextrun"/>
                <w:rFonts w:ascii="Montserrat Light" w:hAnsi="Montserrat Light" w:eastAsia="游ゴシック Light" w:cs="Calibri" w:eastAsiaTheme="majorEastAsia"/>
                <w:b w:val="1"/>
                <w:bCs w:val="1"/>
                <w:i w:val="1"/>
                <w:iCs w:val="1"/>
                <w:sz w:val="22"/>
                <w:szCs w:val="22"/>
              </w:rPr>
              <w:t xml:space="preserve"> [QUALIFICATIONS]</w:t>
            </w:r>
            <w:r w:rsidRPr="7FCBC92A" w:rsidR="00CB389E">
              <w:rPr>
                <w:rStyle w:val="normaltextrun"/>
                <w:rFonts w:ascii="Montserrat Light" w:hAnsi="Montserrat Light" w:eastAsia="游ゴシック Light" w:cs="Calibri" w:eastAsiaTheme="majorEastAsia"/>
                <w:i w:val="1"/>
                <w:iCs w:val="1"/>
                <w:sz w:val="22"/>
                <w:szCs w:val="22"/>
              </w:rPr>
              <w:t xml:space="preserve"> and is here to help with any of your recovery needs.</w:t>
            </w:r>
          </w:p>
        </w:tc>
      </w:tr>
    </w:tbl>
    <w:p w:rsidR="00CB389E" w:rsidP="4BDE7A5A" w:rsidRDefault="00CB389E" w14:paraId="5A6C98CD" w14:textId="77777777">
      <w:pPr>
        <w:pStyle w:val="paragraph"/>
        <w:spacing w:before="0" w:beforeAutospacing="off" w:after="0" w:afterAutospacing="off"/>
        <w:textAlignment w:val="baseline"/>
        <w:rPr>
          <w:rStyle w:val="normaltextrun"/>
          <w:rFonts w:ascii="Montserrat Light" w:hAnsi="Montserrat Light" w:eastAsia="游ゴシック Light" w:cs="Calibri" w:eastAsiaTheme="majorEastAsia"/>
          <w:sz w:val="22"/>
          <w:szCs w:val="22"/>
          <w:u w:val="single"/>
        </w:rPr>
      </w:pPr>
    </w:p>
    <w:p w:rsidR="4BDE7A5A" w:rsidP="4BDE7A5A" w:rsidRDefault="4BDE7A5A" w14:paraId="7DDFE7A9" w14:textId="4A542C28">
      <w:pPr>
        <w:pStyle w:val="paragraph"/>
        <w:spacing w:before="0" w:beforeAutospacing="off" w:after="0" w:afterAutospacing="off"/>
        <w:rPr>
          <w:rStyle w:val="normaltextrun"/>
          <w:rFonts w:ascii="Montserrat Light" w:hAnsi="Montserrat Light" w:eastAsia="游ゴシック Light" w:cs="Calibri" w:eastAsiaTheme="majorEastAsia"/>
          <w:sz w:val="22"/>
          <w:szCs w:val="22"/>
          <w:u w:val="single"/>
        </w:rPr>
      </w:pPr>
    </w:p>
    <w:p w:rsidRPr="003563F0" w:rsidR="003563F0" w:rsidP="003563F0" w:rsidRDefault="091185E0" w14:paraId="34264F91" w14:textId="77777777">
      <w:pPr>
        <w:pStyle w:val="Heading2"/>
      </w:pPr>
      <w:bookmarkStart w:name="_Toc248295889" w:id="419718704"/>
      <w:r w:rsidRPr="5F68C211" w:rsidR="091185E0">
        <w:rPr>
          <w:rStyle w:val="normaltextrun"/>
        </w:rPr>
        <w:t>Email</w:t>
      </w:r>
      <w:bookmarkEnd w:id="419718704"/>
      <w:r w:rsidRPr="5F68C211" w:rsidR="091185E0">
        <w:rPr>
          <w:rStyle w:val="eop"/>
        </w:rPr>
        <w:t> </w:t>
      </w:r>
    </w:p>
    <w:p w:rsidRPr="003563F0" w:rsidR="003563F0" w:rsidP="003563F0" w:rsidRDefault="003563F0" w14:paraId="3CC74498" w14:textId="16D57CFD">
      <w:pPr>
        <w:pStyle w:val="paragraph"/>
        <w:spacing w:before="0" w:after="0"/>
        <w:textAlignment w:val="baseline"/>
        <w:rPr>
          <w:rFonts w:ascii="Montserrat Light" w:hAnsi="Montserrat Light" w:cs="Segoe UI"/>
          <w:sz w:val="18"/>
          <w:szCs w:val="18"/>
        </w:rPr>
      </w:pPr>
      <w:r w:rsidRPr="7FCBC92A" w:rsidR="003563F0">
        <w:rPr>
          <w:rStyle w:val="normaltextrun"/>
          <w:rFonts w:ascii="Montserrat Light" w:hAnsi="Montserrat Light" w:eastAsia="游ゴシック Light" w:cs="Calibri" w:eastAsiaTheme="majorEastAsia"/>
          <w:b w:val="1"/>
          <w:bCs w:val="1"/>
          <w:sz w:val="22"/>
          <w:szCs w:val="22"/>
        </w:rPr>
        <w:t>Now available email templates (for use upon the p</w:t>
      </w:r>
      <w:r w:rsidRPr="7FCBC92A" w:rsidR="551CDD3C">
        <w:rPr>
          <w:rStyle w:val="normaltextrun"/>
          <w:rFonts w:ascii="Montserrat Light" w:hAnsi="Montserrat Light" w:eastAsia="游ゴシック Light" w:cs="Calibri" w:eastAsiaTheme="majorEastAsia"/>
          <w:b w:val="1"/>
          <w:bCs w:val="1"/>
          <w:sz w:val="22"/>
          <w:szCs w:val="22"/>
        </w:rPr>
        <w:t>rovider’s</w:t>
      </w:r>
      <w:r w:rsidRPr="7FCBC92A" w:rsidR="003563F0">
        <w:rPr>
          <w:rStyle w:val="normaltextrun"/>
          <w:rFonts w:ascii="Montserrat Light" w:hAnsi="Montserrat Light" w:eastAsia="游ゴシック Light" w:cs="Calibri" w:eastAsiaTheme="majorEastAsia"/>
          <w:b w:val="1"/>
          <w:bCs w:val="1"/>
          <w:sz w:val="22"/>
          <w:szCs w:val="22"/>
        </w:rPr>
        <w:t xml:space="preserve"> space opening in the club)</w:t>
      </w:r>
      <w:r w:rsidRPr="7FCBC92A" w:rsidR="003563F0">
        <w:rPr>
          <w:rStyle w:val="eop"/>
          <w:rFonts w:ascii="Montserrat Light" w:hAnsi="Montserrat Light" w:eastAsia="游ゴシック Light" w:cs="Calibri" w:eastAsiaTheme="majorEastAsia"/>
          <w:sz w:val="22"/>
          <w:szCs w:val="22"/>
        </w:rPr>
        <w:t> </w:t>
      </w:r>
    </w:p>
    <w:p w:rsidRPr="003563F0" w:rsidR="003563F0" w:rsidP="7FCBC92A" w:rsidRDefault="140B7CDF" w14:paraId="439F49AB" w14:textId="7B221EB9">
      <w:pPr>
        <w:pStyle w:val="paragraph"/>
        <w:numPr>
          <w:ilvl w:val="0"/>
          <w:numId w:val="27"/>
        </w:numPr>
        <w:spacing w:before="0" w:beforeAutospacing="off" w:after="0" w:afterAutospacing="off"/>
        <w:ind w:left="1080" w:firstLine="0"/>
        <w:textAlignment w:val="baseline"/>
        <w:rPr>
          <w:rFonts w:ascii="Montserrat Light" w:hAnsi="Montserrat Light" w:cs="Calibri"/>
          <w:sz w:val="22"/>
          <w:szCs w:val="22"/>
        </w:rPr>
      </w:pPr>
      <w:r w:rsidRPr="0A928221" w:rsidR="083E9525">
        <w:rPr>
          <w:rFonts w:ascii="Segoe UI" w:hAnsi="Segoe UI" w:eastAsia="Segoe UI" w:cs="Segoe UI"/>
        </w:rPr>
        <w:t>AF-</w:t>
      </w:r>
      <w:r w:rsidRPr="0A928221" w:rsidR="083E9525">
        <w:rPr>
          <w:rFonts w:ascii="Segoe UI" w:hAnsi="Segoe UI" w:eastAsia="Segoe UI" w:cs="Segoe UI"/>
        </w:rPr>
        <w:t>PhysicalTherapy</w:t>
      </w:r>
      <w:r w:rsidRPr="0A928221" w:rsidR="083E9525">
        <w:rPr>
          <w:rFonts w:ascii="Segoe UI" w:hAnsi="Segoe UI" w:eastAsia="Segoe UI" w:cs="Segoe UI"/>
        </w:rPr>
        <w:t>-Local-</w:t>
      </w:r>
      <w:r w:rsidRPr="0A928221" w:rsidR="083E9525">
        <w:rPr>
          <w:rFonts w:ascii="Segoe UI" w:hAnsi="Segoe UI" w:eastAsia="Segoe UI" w:cs="Segoe UI"/>
        </w:rPr>
        <w:t>NowAvailable</w:t>
      </w:r>
      <w:r w:rsidR="083E9525">
        <w:rPr/>
        <w:t xml:space="preserve"> </w:t>
      </w:r>
      <w:r w:rsidRPr="0A928221" w:rsidR="459BC519">
        <w:rPr>
          <w:rStyle w:val="eop"/>
          <w:rFonts w:ascii="Montserrat Light" w:hAnsi="Montserrat Light" w:eastAsia="游ゴシック Light" w:cs="Calibri" w:eastAsiaTheme="majorEastAsia"/>
          <w:sz w:val="22"/>
          <w:szCs w:val="22"/>
        </w:rPr>
        <w:t> </w:t>
      </w:r>
    </w:p>
    <w:p w:rsidR="1C0278FC" w:rsidP="5634F841" w:rsidRDefault="1C0278FC" w14:paraId="68F687E7" w14:textId="01FCC800">
      <w:pPr>
        <w:pStyle w:val="paragraph"/>
        <w:numPr>
          <w:ilvl w:val="0"/>
          <w:numId w:val="27"/>
        </w:numPr>
        <w:spacing w:before="0" w:beforeAutospacing="0" w:after="0" w:afterAutospacing="0"/>
        <w:ind w:left="1080" w:firstLine="0"/>
      </w:pPr>
      <w:commentRangeStart w:id="54"/>
      <w:commentRangeEnd w:id="54"/>
      <w:r>
        <w:commentReference w:id="54"/>
      </w:r>
      <w:r w:rsidRPr="00B4F69E" w:rsidR="07F1FB99">
        <w:rPr>
          <w:rFonts w:ascii="Segoe UI" w:hAnsi="Segoe UI" w:eastAsia="Segoe UI" w:cs="Segoe UI"/>
        </w:rPr>
        <w:t>AF-PhysicalTherapy-Viverant-NowAvailable</w:t>
      </w:r>
    </w:p>
    <w:p w:rsidR="5634F841" w:rsidP="7FCBC92A" w:rsidRDefault="5634F841" w14:paraId="543D40DD" w14:textId="52EA5F0D">
      <w:pPr>
        <w:pStyle w:val="paragraph"/>
        <w:spacing w:before="0" w:beforeAutospacing="off" w:after="0" w:afterAutospacing="off"/>
      </w:pPr>
    </w:p>
    <w:p w:rsidRPr="003563F0" w:rsidR="003563F0" w:rsidP="003563F0" w:rsidRDefault="003563F0" w14:paraId="7CCAFE12" w14:textId="4B7A87FB">
      <w:pPr>
        <w:pStyle w:val="paragraph"/>
        <w:spacing w:before="0" w:after="0"/>
        <w:textAlignment w:val="baseline"/>
        <w:rPr>
          <w:rFonts w:ascii="Montserrat Light" w:hAnsi="Montserrat Light" w:cs="Segoe UI"/>
          <w:sz w:val="18"/>
          <w:szCs w:val="18"/>
        </w:rPr>
      </w:pPr>
      <w:r w:rsidRPr="5634F841">
        <w:rPr>
          <w:rStyle w:val="normaltextrun"/>
          <w:rFonts w:ascii="Montserrat Light" w:hAnsi="Montserrat Light" w:cs="Calibri" w:eastAsiaTheme="majorEastAsia"/>
          <w:b/>
          <w:bCs/>
          <w:sz w:val="22"/>
          <w:szCs w:val="22"/>
        </w:rPr>
        <w:t>Meet your therapist templates (for use about 4 weeks before the space is set to open, after the space is open, or both!)</w:t>
      </w:r>
      <w:r w:rsidRPr="5634F841">
        <w:rPr>
          <w:rStyle w:val="eop"/>
          <w:rFonts w:ascii="Montserrat Light" w:hAnsi="Montserrat Light" w:cs="Calibri" w:eastAsiaTheme="majorEastAsia"/>
          <w:sz w:val="22"/>
          <w:szCs w:val="22"/>
        </w:rPr>
        <w:t> </w:t>
      </w:r>
    </w:p>
    <w:p w:rsidR="003563F0" w:rsidP="7FCBC92A" w:rsidRDefault="2FEB689D" w14:paraId="7C0D88D5" w14:textId="7C2A7E29">
      <w:pPr>
        <w:pStyle w:val="paragraph"/>
        <w:numPr>
          <w:ilvl w:val="0"/>
          <w:numId w:val="21"/>
        </w:numPr>
        <w:spacing w:before="0" w:beforeAutospacing="off" w:after="0" w:afterAutospacing="off"/>
        <w:ind w:left="1080" w:firstLine="0"/>
        <w:rPr>
          <w:rFonts w:ascii="Segoe UI" w:hAnsi="Segoe UI" w:eastAsia="Segoe UI" w:cs="Segoe UI"/>
        </w:rPr>
      </w:pPr>
      <w:r w:rsidRPr="0A928221" w:rsidR="29B215B1">
        <w:rPr>
          <w:rFonts w:ascii="Segoe UI" w:hAnsi="Segoe UI" w:eastAsia="Segoe UI" w:cs="Segoe UI"/>
        </w:rPr>
        <w:t>AF-</w:t>
      </w:r>
      <w:r w:rsidRPr="0A928221" w:rsidR="29B215B1">
        <w:rPr>
          <w:rFonts w:ascii="Segoe UI" w:hAnsi="Segoe UI" w:eastAsia="Segoe UI" w:cs="Segoe UI"/>
        </w:rPr>
        <w:t>PhysicalTherapy</w:t>
      </w:r>
      <w:r w:rsidRPr="0A928221" w:rsidR="29B215B1">
        <w:rPr>
          <w:rFonts w:ascii="Segoe UI" w:hAnsi="Segoe UI" w:eastAsia="Segoe UI" w:cs="Segoe UI"/>
        </w:rPr>
        <w:t>-Local-</w:t>
      </w:r>
      <w:r w:rsidRPr="0A928221" w:rsidR="29B215B1">
        <w:rPr>
          <w:rFonts w:ascii="Segoe UI" w:hAnsi="Segoe UI" w:eastAsia="Segoe UI" w:cs="Segoe UI"/>
        </w:rPr>
        <w:t>MeetTherapist</w:t>
      </w:r>
    </w:p>
    <w:p w:rsidR="003563F0" w:rsidP="5634F841" w:rsidRDefault="2FEB689D" w14:paraId="27544638" w14:textId="15D59205">
      <w:pPr>
        <w:pStyle w:val="paragraph"/>
        <w:numPr>
          <w:ilvl w:val="0"/>
          <w:numId w:val="21"/>
        </w:numPr>
        <w:spacing w:before="0" w:beforeAutospacing="0" w:after="0" w:afterAutospacing="0"/>
        <w:ind w:left="1080" w:firstLine="0"/>
      </w:pPr>
      <w:r w:rsidRPr="5634F841">
        <w:rPr>
          <w:rFonts w:ascii="Segoe UI" w:hAnsi="Segoe UI" w:eastAsia="Segoe UI" w:cs="Segoe UI"/>
        </w:rPr>
        <w:t>AF-PhysicalTherapy-Viverant-MeetTherapist</w:t>
      </w:r>
    </w:p>
    <w:p w:rsidR="003563F0" w:rsidP="7FCBC92A" w:rsidRDefault="2FEB689D" w14:paraId="36D5A509" w14:textId="625B667B">
      <w:pPr>
        <w:pStyle w:val="paragraph"/>
        <w:spacing w:before="0" w:beforeAutospacing="off" w:after="0" w:afterAutospacing="off"/>
        <w:rPr>
          <w:rFonts w:ascii="Segoe UI" w:hAnsi="Segoe UI" w:cs="Segoe UI"/>
          <w:sz w:val="18"/>
          <w:szCs w:val="18"/>
        </w:rPr>
      </w:pPr>
      <w:r w:rsidRPr="75C79244" w:rsidR="29B215B1">
        <w:rPr>
          <w:rStyle w:val="normaltextrun"/>
          <w:rFonts w:ascii="Calibri" w:hAnsi="Calibri" w:eastAsia="游ゴシック Light" w:cs="Calibri" w:eastAsiaTheme="majorEastAsia"/>
          <w:sz w:val="22"/>
          <w:szCs w:val="22"/>
        </w:rPr>
        <w:t>  </w:t>
      </w:r>
    </w:p>
    <w:p w:rsidR="003563F0" w:rsidP="5634F841" w:rsidRDefault="003563F0" w14:paraId="05531022" w14:textId="4191273B">
      <w:pPr>
        <w:rPr>
          <w:rStyle w:val="normaltextrun"/>
          <w:rFonts w:ascii="Montserrat Light" w:hAnsi="Montserrat Light" w:eastAsiaTheme="majorEastAsia" w:cstheme="majorBidi"/>
          <w:color w:val="6E38D5"/>
          <w:sz w:val="24"/>
          <w:szCs w:val="24"/>
        </w:rPr>
      </w:pPr>
      <w:r w:rsidRPr="5634F841">
        <w:rPr>
          <w:rStyle w:val="normaltextrun"/>
        </w:rPr>
        <w:br w:type="page"/>
      </w:r>
    </w:p>
    <w:p w:rsidR="591B4B6C" w:rsidP="5634F841" w:rsidRDefault="591B4B6C" w14:paraId="70712D1A" w14:textId="0A234936">
      <w:pPr>
        <w:keepNext/>
        <w:keepLines/>
        <w:spacing w:before="160" w:after="80"/>
        <w:rPr>
          <w:rFonts w:ascii="Montserrat Light" w:hAnsi="Montserrat Light" w:eastAsia="Montserrat Light" w:cs="Montserrat Light"/>
          <w:color w:val="6E38D5"/>
          <w:sz w:val="24"/>
          <w:szCs w:val="24"/>
        </w:rPr>
      </w:pPr>
      <w:r w:rsidRPr="5634F841">
        <w:rPr>
          <w:rStyle w:val="normaltextrun"/>
          <w:rFonts w:ascii="Montserrat Light" w:hAnsi="Montserrat Light" w:eastAsia="Montserrat Light" w:cs="Montserrat Light"/>
          <w:color w:val="6E38D5"/>
          <w:sz w:val="24"/>
          <w:szCs w:val="24"/>
        </w:rPr>
        <w:t>In-club assets: Print flyers</w:t>
      </w:r>
    </w:p>
    <w:p w:rsidR="591B4B6C" w:rsidP="75C79244" w:rsidRDefault="591B4B6C" w14:paraId="4695B7DB" w14:textId="3CBC7B9F">
      <w:pPr>
        <w:rPr>
          <w:rFonts w:ascii="Montserrat Light" w:hAnsi="Montserrat Light" w:eastAsia="Montserrat Light" w:cs="Montserrat Light"/>
          <w:b w:val="1"/>
          <w:bCs w:val="1"/>
          <w:color w:val="000000" w:themeColor="text1"/>
        </w:rPr>
      </w:pPr>
      <w:r w:rsidRPr="75C79244" w:rsidR="307616C7">
        <w:rPr>
          <w:rFonts w:ascii="Montserrat Light" w:hAnsi="Montserrat Light" w:eastAsia="Montserrat Light" w:cs="Montserrat Light"/>
          <w:b w:val="1"/>
          <w:bCs w:val="1"/>
          <w:color w:val="000000" w:themeColor="text1" w:themeTint="FF" w:themeShade="FF"/>
        </w:rPr>
        <w:t>Now available:</w:t>
      </w:r>
    </w:p>
    <w:p w:rsidRPr="003563F0" w:rsidR="003563F0" w:rsidP="0A928221" w:rsidRDefault="003563F0" w14:paraId="5E6FA19E" w14:textId="6F5E914D">
      <w:pPr>
        <w:pStyle w:val="ListParagraph"/>
        <w:numPr>
          <w:ilvl w:val="0"/>
          <w:numId w:val="5"/>
        </w:numPr>
        <w:spacing w:before="0" w:beforeAutospacing="0" w:after="0" w:afterAutospacing="0" w:line="240" w:lineRule="auto"/>
        <w:ind w:left="1080" w:firstLine="0"/>
        <w:textAlignment w:val="baseline"/>
        <w:rPr>
          <w:rFonts w:ascii="Montserrat Light" w:hAnsi="Montserrat Light" w:eastAsia="Montserrat Light" w:cs="Montserrat Light"/>
          <w:color w:val="000000" w:themeColor="text1" w:themeTint="FF" w:themeShade="FF"/>
          <w:sz w:val="24"/>
          <w:szCs w:val="24"/>
        </w:rPr>
      </w:pPr>
      <w:hyperlink r:id="R3f7ed14cf16a41b2">
        <w:r w:rsidRPr="0A928221" w:rsidR="307616C7">
          <w:rPr>
            <w:rStyle w:val="Hyperlink"/>
            <w:rFonts w:ascii="Montserrat Light" w:hAnsi="Montserrat Light" w:eastAsia="Montserrat Light" w:cs="Montserrat Light"/>
            <w:sz w:val="24"/>
            <w:szCs w:val="24"/>
          </w:rPr>
          <w:t>Local</w:t>
        </w:r>
      </w:hyperlink>
    </w:p>
    <w:p w:rsidRPr="003563F0" w:rsidR="003563F0" w:rsidP="7FCBC92A" w:rsidRDefault="003563F0" w14:paraId="16A66220" w14:textId="5A9CD7BD">
      <w:pPr>
        <w:pStyle w:val="paragraph"/>
        <w:numPr>
          <w:ilvl w:val="0"/>
          <w:numId w:val="30"/>
        </w:numPr>
        <w:spacing w:before="0" w:beforeAutospacing="off" w:after="0" w:afterAutospacing="off"/>
        <w:ind w:left="1080" w:firstLine="0"/>
        <w:textAlignment w:val="baseline"/>
        <w:rPr>
          <w:rStyle w:val="eop"/>
          <w:rFonts w:ascii="Montserrat Light" w:hAnsi="Montserrat Light" w:eastAsia="游ゴシック Light" w:cs="Calibri" w:eastAsiaTheme="majorEastAsia"/>
        </w:rPr>
      </w:pPr>
      <w:hyperlink r:id="Rab0dddeb7e2d4ff9">
        <w:r w:rsidRPr="75C79244" w:rsidR="459BC519">
          <w:rPr>
            <w:rStyle w:val="Hyperlink"/>
            <w:rFonts w:ascii="Montserrat Light" w:hAnsi="Montserrat Light" w:eastAsia="游ゴシック Light" w:cs="Calibri" w:eastAsiaTheme="majorEastAsia"/>
          </w:rPr>
          <w:t>V</w:t>
        </w:r>
        <w:r w:rsidRPr="75C79244" w:rsidR="5FB4971C">
          <w:rPr>
            <w:rStyle w:val="Hyperlink"/>
            <w:rFonts w:ascii="Montserrat Light" w:hAnsi="Montserrat Light" w:eastAsia="游ゴシック Light" w:cs="Calibri" w:eastAsiaTheme="majorEastAsia"/>
          </w:rPr>
          <w:t>iverant</w:t>
        </w:r>
      </w:hyperlink>
    </w:p>
    <w:p w:rsidR="6304657B" w:rsidP="75C79244" w:rsidRDefault="6304657B" w14:paraId="47EAA6D6" w14:textId="7235B824">
      <w:pPr>
        <w:pStyle w:val="paragraph"/>
        <w:numPr>
          <w:ilvl w:val="0"/>
          <w:numId w:val="30"/>
        </w:numPr>
        <w:spacing w:before="0" w:beforeAutospacing="off" w:after="0" w:afterAutospacing="off"/>
        <w:ind w:left="1080" w:firstLine="0"/>
        <w:rPr>
          <w:rStyle w:val="eop"/>
          <w:rFonts w:ascii="Montserrat Light" w:hAnsi="Montserrat Light" w:eastAsia="游ゴシック Light" w:cs="Calibri" w:eastAsiaTheme="majorEastAsia"/>
        </w:rPr>
      </w:pPr>
      <w:hyperlink r:id="Rd6aea40d9cb04eb9">
        <w:r w:rsidRPr="75C79244" w:rsidR="6304657B">
          <w:rPr>
            <w:rStyle w:val="Hyperlink"/>
            <w:rFonts w:ascii="Montserrat Light" w:hAnsi="Montserrat Light" w:eastAsia="游ゴシック Light" w:cs="Calibri" w:eastAsiaTheme="majorEastAsia"/>
          </w:rPr>
          <w:t>Chiropractic Care</w:t>
        </w:r>
      </w:hyperlink>
    </w:p>
    <w:p w:rsidR="003563F0" w:rsidP="003563F0" w:rsidRDefault="5BABD49C" w14:paraId="79BF5D91" w14:textId="40B184F6">
      <w:pPr>
        <w:pStyle w:val="paragraph"/>
        <w:spacing w:before="0" w:after="0"/>
        <w:ind w:left="360"/>
        <w:jc w:val="center"/>
        <w:textAlignment w:val="baseline"/>
      </w:pPr>
      <w:r>
        <w:rPr>
          <w:noProof/>
        </w:rPr>
        <w:drawing>
          <wp:inline distT="0" distB="0" distL="0" distR="0" wp14:anchorId="1ABCEC31" wp14:editId="28F88DF0">
            <wp:extent cx="2181225" cy="3352800"/>
            <wp:effectExtent l="76200" t="114300" r="85725" b="114300"/>
            <wp:docPr id="1779700446" name="Picture 15" descr="A poster of a couple of 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60">
                      <a:extLst>
                        <a:ext uri="{28A0092B-C50C-407E-A947-70E740481C1C}">
                          <a14:useLocalDpi xmlns:a14="http://schemas.microsoft.com/office/drawing/2010/main" val="0"/>
                        </a:ext>
                      </a:extLst>
                    </a:blip>
                    <a:stretch>
                      <a:fillRect/>
                    </a:stretch>
                  </pic:blipFill>
                  <pic:spPr>
                    <a:xfrm>
                      <a:off x="0" y="0"/>
                      <a:ext cx="2181225" cy="3352800"/>
                    </a:xfrm>
                    <a:prstGeom prst="rect">
                      <a:avLst/>
                    </a:prstGeom>
                  </pic:spPr>
                </pic:pic>
              </a:graphicData>
            </a:graphic>
          </wp:inline>
        </w:drawing>
      </w:r>
    </w:p>
    <w:p w:rsidR="003563F0" w:rsidP="75C79244" w:rsidRDefault="003563F0" w14:paraId="2B0F4A6B" w14:textId="14F93ACC">
      <w:pPr>
        <w:pStyle w:val="paragraph"/>
        <w:spacing w:before="0" w:after="0"/>
        <w:ind w:left="360"/>
        <w:jc w:val="center"/>
        <w:textAlignment w:val="baseline"/>
        <w:rPr>
          <w:rFonts w:ascii="Montserrat Light" w:hAnsi="Montserrat Light" w:eastAsia="Montserrat Light" w:cs="Montserrat Light"/>
          <w:b w:val="1"/>
          <w:bCs w:val="1"/>
        </w:rPr>
      </w:pPr>
    </w:p>
    <w:p w:rsidR="75C79244" w:rsidP="75C79244" w:rsidRDefault="75C79244" w14:paraId="261DDC0C" w14:textId="7E876F07">
      <w:pPr>
        <w:pStyle w:val="paragraph"/>
        <w:spacing w:before="0" w:after="0"/>
        <w:ind w:left="360"/>
        <w:rPr>
          <w:rFonts w:ascii="Montserrat Light" w:hAnsi="Montserrat Light" w:eastAsia="Montserrat Light" w:cs="Montserrat Light"/>
          <w:b w:val="1"/>
          <w:bCs w:val="1"/>
        </w:rPr>
      </w:pPr>
    </w:p>
    <w:p w:rsidR="75C79244" w:rsidP="75C79244" w:rsidRDefault="75C79244" w14:paraId="2B40B8B0" w14:textId="1854E722">
      <w:pPr>
        <w:pStyle w:val="paragraph"/>
        <w:spacing w:before="0" w:after="0"/>
        <w:ind w:left="360"/>
        <w:rPr>
          <w:rFonts w:ascii="Montserrat Light" w:hAnsi="Montserrat Light" w:eastAsia="Montserrat Light" w:cs="Montserrat Light"/>
          <w:b w:val="1"/>
          <w:bCs w:val="1"/>
        </w:rPr>
      </w:pPr>
    </w:p>
    <w:p w:rsidR="75C79244" w:rsidP="75C79244" w:rsidRDefault="75C79244" w14:paraId="35B4E657" w14:textId="6A62AE04">
      <w:pPr>
        <w:pStyle w:val="paragraph"/>
        <w:spacing w:before="0" w:after="0"/>
        <w:ind w:left="360"/>
        <w:rPr>
          <w:rFonts w:ascii="Montserrat Light" w:hAnsi="Montserrat Light" w:eastAsia="Montserrat Light" w:cs="Montserrat Light"/>
          <w:b w:val="1"/>
          <w:bCs w:val="1"/>
        </w:rPr>
      </w:pPr>
    </w:p>
    <w:p w:rsidR="75C79244" w:rsidP="75C79244" w:rsidRDefault="75C79244" w14:paraId="1B185D59" w14:textId="7006BD5F">
      <w:pPr>
        <w:pStyle w:val="paragraph"/>
        <w:spacing w:before="0" w:after="0"/>
        <w:ind w:left="360"/>
        <w:rPr>
          <w:rFonts w:ascii="Montserrat Light" w:hAnsi="Montserrat Light" w:eastAsia="Montserrat Light" w:cs="Montserrat Light"/>
          <w:b w:val="1"/>
          <w:bCs w:val="1"/>
        </w:rPr>
      </w:pPr>
    </w:p>
    <w:p w:rsidR="75C79244" w:rsidP="75C79244" w:rsidRDefault="75C79244" w14:paraId="2CD9029E" w14:textId="26D5D72D">
      <w:pPr>
        <w:pStyle w:val="paragraph"/>
        <w:spacing w:before="0" w:after="0"/>
        <w:ind w:left="360"/>
        <w:rPr>
          <w:rFonts w:ascii="Montserrat Light" w:hAnsi="Montserrat Light" w:eastAsia="Montserrat Light" w:cs="Montserrat Light"/>
          <w:b w:val="1"/>
          <w:bCs w:val="1"/>
        </w:rPr>
      </w:pPr>
    </w:p>
    <w:p w:rsidR="75C79244" w:rsidP="75C79244" w:rsidRDefault="75C79244" w14:paraId="388D54BC" w14:textId="5760D59A">
      <w:pPr>
        <w:pStyle w:val="paragraph"/>
        <w:spacing w:before="0" w:after="0"/>
        <w:ind w:left="360"/>
        <w:rPr>
          <w:rFonts w:ascii="Montserrat Light" w:hAnsi="Montserrat Light" w:eastAsia="Montserrat Light" w:cs="Montserrat Light"/>
          <w:b w:val="1"/>
          <w:bCs w:val="1"/>
        </w:rPr>
      </w:pPr>
    </w:p>
    <w:p w:rsidR="75C79244" w:rsidP="75C79244" w:rsidRDefault="75C79244" w14:paraId="5964BC4C" w14:textId="17FC3F75">
      <w:pPr>
        <w:pStyle w:val="paragraph"/>
        <w:spacing w:before="0" w:after="0"/>
        <w:ind w:left="360"/>
        <w:rPr>
          <w:rFonts w:ascii="Montserrat Light" w:hAnsi="Montserrat Light" w:eastAsia="Montserrat Light" w:cs="Montserrat Light"/>
          <w:b w:val="1"/>
          <w:bCs w:val="1"/>
        </w:rPr>
      </w:pPr>
    </w:p>
    <w:p w:rsidR="1B3B7B64" w:rsidP="4BDE7A5A" w:rsidRDefault="1B3B7B64" w14:paraId="739A594A" w14:textId="253B965A">
      <w:pPr>
        <w:pStyle w:val="paragraph"/>
        <w:spacing w:before="0" w:after="0"/>
        <w:ind w:left="0"/>
        <w:rPr>
          <w:rFonts w:ascii="Montserrat Light" w:hAnsi="Montserrat Light" w:eastAsia="Montserrat Light" w:cs="Montserrat Light"/>
          <w:b w:val="1"/>
          <w:bCs w:val="1"/>
        </w:rPr>
      </w:pPr>
      <w:r w:rsidRPr="4BDE7A5A" w:rsidR="072131C1">
        <w:rPr>
          <w:rFonts w:ascii="Montserrat Light" w:hAnsi="Montserrat Light" w:eastAsia="Montserrat Light" w:cs="Montserrat Light"/>
          <w:b w:val="1"/>
          <w:bCs w:val="1"/>
        </w:rPr>
        <w:t>Meet therapist:</w:t>
      </w:r>
    </w:p>
    <w:p w:rsidR="003563F0" w:rsidP="75C79244" w:rsidRDefault="5328B26E" w14:paraId="4BA18A18" w14:textId="3F270CB2">
      <w:pPr>
        <w:pStyle w:val="paragraph"/>
        <w:numPr>
          <w:ilvl w:val="0"/>
          <w:numId w:val="8"/>
        </w:numPr>
        <w:spacing w:before="0" w:after="0"/>
        <w:textAlignment w:val="baseline"/>
        <w:rPr>
          <w:rFonts w:ascii="Montserrat Light" w:hAnsi="Montserrat Light" w:eastAsia="Montserrat Light" w:cs="Montserrat Light"/>
          <w:sz w:val="24"/>
          <w:szCs w:val="24"/>
        </w:rPr>
      </w:pPr>
      <w:hyperlink r:id="R980b2d32f2aa46b0">
        <w:r w:rsidRPr="0A928221" w:rsidR="008FE0FC">
          <w:rPr>
            <w:rStyle w:val="Hyperlink"/>
            <w:rFonts w:ascii="Montserrat Light" w:hAnsi="Montserrat Light" w:eastAsia="Montserrat Light" w:cs="Montserrat Light"/>
            <w:sz w:val="24"/>
            <w:szCs w:val="24"/>
          </w:rPr>
          <w:t>Local</w:t>
        </w:r>
      </w:hyperlink>
    </w:p>
    <w:p w:rsidR="003563F0" w:rsidP="75C79244" w:rsidRDefault="5328B26E" w14:paraId="0046B62C" w14:textId="7466A33E">
      <w:pPr>
        <w:pStyle w:val="paragraph"/>
        <w:numPr>
          <w:ilvl w:val="0"/>
          <w:numId w:val="8"/>
        </w:numPr>
        <w:spacing w:before="0" w:after="0"/>
        <w:textAlignment w:val="baseline"/>
        <w:rPr>
          <w:rFonts w:ascii="Montserrat Light" w:hAnsi="Montserrat Light" w:eastAsia="Montserrat Light" w:cs="Montserrat Light"/>
          <w:sz w:val="24"/>
          <w:szCs w:val="24"/>
        </w:rPr>
      </w:pPr>
      <w:hyperlink r:id="R4c99a7aa223f4596">
        <w:r w:rsidRPr="75C79244" w:rsidR="008FE0FC">
          <w:rPr>
            <w:rStyle w:val="Hyperlink"/>
            <w:rFonts w:ascii="Montserrat Light" w:hAnsi="Montserrat Light" w:eastAsia="Montserrat Light" w:cs="Montserrat Light"/>
            <w:sz w:val="24"/>
            <w:szCs w:val="24"/>
          </w:rPr>
          <w:t>Viverant</w:t>
        </w:r>
      </w:hyperlink>
    </w:p>
    <w:p w:rsidR="2A5467AC" w:rsidP="75C79244" w:rsidRDefault="2A5467AC" w14:paraId="184295D5" w14:textId="46CEBAA3">
      <w:pPr>
        <w:pStyle w:val="paragraph"/>
        <w:numPr>
          <w:ilvl w:val="0"/>
          <w:numId w:val="8"/>
        </w:numPr>
        <w:spacing w:before="0" w:after="0"/>
        <w:rPr>
          <w:rFonts w:ascii="Montserrat Light" w:hAnsi="Montserrat Light" w:eastAsia="Montserrat Light" w:cs="Montserrat Light"/>
          <w:sz w:val="24"/>
          <w:szCs w:val="24"/>
        </w:rPr>
      </w:pPr>
      <w:hyperlink r:id="R5df584b0ca974e65">
        <w:r w:rsidRPr="75C79244" w:rsidR="2A5467AC">
          <w:rPr>
            <w:rStyle w:val="Hyperlink"/>
            <w:rFonts w:ascii="Montserrat Light" w:hAnsi="Montserrat Light" w:eastAsia="Montserrat Light" w:cs="Montserrat Light"/>
            <w:sz w:val="24"/>
            <w:szCs w:val="24"/>
          </w:rPr>
          <w:t>Chiropractic Care</w:t>
        </w:r>
      </w:hyperlink>
    </w:p>
    <w:p w:rsidR="003563F0" w:rsidP="1C0278FC" w:rsidRDefault="19D5D13C" w14:paraId="75EF6C5A" w14:textId="2E346DB6">
      <w:pPr>
        <w:pStyle w:val="paragraph"/>
        <w:spacing w:before="0" w:after="0"/>
        <w:ind w:left="720"/>
        <w:jc w:val="center"/>
        <w:textAlignment w:val="baseline"/>
        <w:rPr>
          <w:rFonts w:ascii="Segoe UI" w:hAnsi="Segoe UI" w:cs="Segoe UI"/>
          <w:sz w:val="18"/>
          <w:szCs w:val="18"/>
        </w:rPr>
      </w:pPr>
      <w:r>
        <w:rPr>
          <w:noProof/>
        </w:rPr>
        <w:drawing>
          <wp:inline distT="0" distB="0" distL="0" distR="0" wp14:anchorId="1A5E96F6" wp14:editId="5DF819B5">
            <wp:extent cx="2608039" cy="3355602"/>
            <wp:effectExtent l="0" t="0" r="0" b="0"/>
            <wp:docPr id="1120906871" name="Picture 112090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2608039" cy="3355602"/>
                    </a:xfrm>
                    <a:prstGeom prst="rect">
                      <a:avLst/>
                    </a:prstGeom>
                  </pic:spPr>
                </pic:pic>
              </a:graphicData>
            </a:graphic>
          </wp:inline>
        </w:drawing>
      </w:r>
      <w:r w:rsidR="003563F0">
        <w:rPr>
          <w:rFonts w:ascii="Calibri" w:hAnsi="Calibri" w:cs="Calibri"/>
          <w:color w:val="000000"/>
          <w:sz w:val="22"/>
          <w:szCs w:val="22"/>
          <w:shd w:val="clear" w:color="auto" w:fill="FFFFFF"/>
        </w:rPr>
        <w:br/>
      </w:r>
    </w:p>
    <w:p w:rsidRPr="003563F0" w:rsidR="003563F0" w:rsidP="1C0278FC" w:rsidRDefault="00AA8E50" w14:paraId="39CD2815" w14:textId="609B6F04">
      <w:pPr>
        <w:pStyle w:val="Heading2"/>
        <w:rPr>
          <w:rStyle w:val="eop"/>
          <w:rFonts w:cs="Calibri"/>
          <w:sz w:val="22"/>
          <w:szCs w:val="22"/>
        </w:rPr>
      </w:pPr>
      <w:bookmarkStart w:name="_Toc1239387068" w:id="382335116"/>
      <w:r w:rsidRPr="5F68C211" w:rsidR="00AA8E50">
        <w:rPr>
          <w:rStyle w:val="normaltextrun"/>
          <w:rFonts w:cs="Calibri"/>
          <w:sz w:val="22"/>
          <w:szCs w:val="22"/>
        </w:rPr>
        <w:t>In-club assets: Digital signs</w:t>
      </w:r>
      <w:r w:rsidRPr="5F68C211" w:rsidR="00AA8E50">
        <w:rPr>
          <w:rStyle w:val="eop"/>
          <w:rFonts w:cs="Calibri"/>
          <w:sz w:val="22"/>
          <w:szCs w:val="22"/>
        </w:rPr>
        <w:t> </w:t>
      </w:r>
      <w:r w:rsidRPr="5F68C211" w:rsidR="20EE783F">
        <w:rPr>
          <w:rStyle w:val="eop"/>
          <w:rFonts w:cs="Calibri"/>
          <w:sz w:val="22"/>
          <w:szCs w:val="22"/>
        </w:rPr>
        <w:t>(horizontal)</w:t>
      </w:r>
      <w:bookmarkEnd w:id="382335116"/>
    </w:p>
    <w:p w:rsidRPr="003563F0" w:rsidR="003563F0" w:rsidP="0A928221" w:rsidRDefault="5BABD49C" w14:paraId="7FE37E15" w14:textId="02742B42">
      <w:pPr>
        <w:pStyle w:val="paragraph"/>
        <w:numPr>
          <w:ilvl w:val="0"/>
          <w:numId w:val="29"/>
        </w:numPr>
        <w:spacing w:before="0" w:beforeAutospacing="off" w:after="0" w:afterAutospacing="off"/>
        <w:ind w:left="1080" w:firstLine="0"/>
        <w:textAlignment w:val="baseline"/>
        <w:rPr>
          <w:rFonts w:ascii="Montserrat Light" w:hAnsi="Montserrat Light" w:eastAsia="游ゴシック Light" w:cs="Calibri" w:eastAsiaTheme="majorEastAsia"/>
          <w:sz w:val="22"/>
          <w:szCs w:val="22"/>
        </w:rPr>
      </w:pPr>
      <w:hyperlink r:id="R632d34122b6c4e50">
        <w:r w:rsidRPr="0A928221" w:rsidR="23279D8A">
          <w:rPr>
            <w:rStyle w:val="Hyperlink"/>
            <w:rFonts w:ascii="Montserrat Light" w:hAnsi="Montserrat Light" w:eastAsia="游ゴシック Light" w:cs="Calibri" w:eastAsiaTheme="majorEastAsia"/>
            <w:sz w:val="22"/>
            <w:szCs w:val="22"/>
          </w:rPr>
          <w:t>Local </w:t>
        </w:r>
      </w:hyperlink>
      <w:hyperlink r:id="R4f1ec02eba1a4086">
        <w:r w:rsidRPr="0A928221" w:rsidR="5BABD49C">
          <w:rPr>
            <w:rStyle w:val="Hyperlink"/>
            <w:rFonts w:ascii="Montserrat Light" w:hAnsi="Montserrat Light" w:eastAsia="游ゴシック Light" w:cs="Calibri" w:eastAsiaTheme="majorEastAsia"/>
            <w:sz w:val="22"/>
            <w:szCs w:val="22"/>
          </w:rPr>
          <w:t> </w:t>
        </w:r>
      </w:hyperlink>
    </w:p>
    <w:p w:rsidR="003563F0" w:rsidP="7FCBC92A" w:rsidRDefault="5BABD49C" w14:paraId="5568E503" w14:textId="2E64BF8A">
      <w:pPr>
        <w:pStyle w:val="paragraph"/>
        <w:numPr>
          <w:ilvl w:val="0"/>
          <w:numId w:val="29"/>
        </w:numPr>
        <w:spacing w:before="0" w:beforeAutospacing="off" w:after="0" w:afterAutospacing="off"/>
        <w:ind w:left="1080" w:firstLine="0"/>
        <w:textAlignment w:val="baseline"/>
        <w:rPr>
          <w:rFonts w:ascii="Montserrat Light" w:hAnsi="Montserrat Light" w:eastAsia="游ゴシック Light" w:cs="Calibri" w:eastAsiaTheme="majorEastAsia"/>
          <w:sz w:val="22"/>
          <w:szCs w:val="22"/>
        </w:rPr>
      </w:pPr>
      <w:hyperlink r:id="R71000575c2124b92">
        <w:r w:rsidRPr="75C79244" w:rsidR="23279D8A">
          <w:rPr>
            <w:rStyle w:val="Hyperlink"/>
            <w:rFonts w:ascii="Montserrat Light" w:hAnsi="Montserrat Light" w:eastAsia="游ゴシック Light" w:cs="Calibri" w:eastAsiaTheme="majorEastAsia"/>
            <w:sz w:val="22"/>
            <w:szCs w:val="22"/>
          </w:rPr>
          <w:t>Viverant </w:t>
        </w:r>
      </w:hyperlink>
    </w:p>
    <w:p w:rsidR="2BF23974" w:rsidP="75C79244" w:rsidRDefault="2BF23974" w14:paraId="3F1455AE" w14:textId="3734FCB8">
      <w:pPr>
        <w:pStyle w:val="paragraph"/>
        <w:numPr>
          <w:ilvl w:val="0"/>
          <w:numId w:val="29"/>
        </w:numPr>
        <w:spacing w:before="0" w:beforeAutospacing="off" w:after="0" w:afterAutospacing="off"/>
        <w:ind w:left="1080" w:firstLine="0"/>
        <w:rPr>
          <w:rFonts w:ascii="Montserrat Light" w:hAnsi="Montserrat Light" w:eastAsia="游ゴシック Light" w:cs="Calibri" w:eastAsiaTheme="majorEastAsia"/>
          <w:sz w:val="22"/>
          <w:szCs w:val="22"/>
        </w:rPr>
      </w:pPr>
      <w:hyperlink r:id="R8f949ef3753245c3">
        <w:r w:rsidRPr="75C79244" w:rsidR="2BF23974">
          <w:rPr>
            <w:rStyle w:val="Hyperlink"/>
            <w:rFonts w:ascii="Montserrat Light" w:hAnsi="Montserrat Light" w:eastAsia="游ゴシック Light" w:cs="Calibri" w:eastAsiaTheme="majorEastAsia"/>
            <w:sz w:val="22"/>
            <w:szCs w:val="22"/>
          </w:rPr>
          <w:t>Chiropractic Care</w:t>
        </w:r>
      </w:hyperlink>
    </w:p>
    <w:p w:rsidR="1C0278FC" w:rsidP="1C0278FC" w:rsidRDefault="1C0278FC" w14:paraId="788B283E" w14:textId="17DF8512">
      <w:pPr>
        <w:pStyle w:val="paragraph"/>
        <w:spacing w:before="0" w:beforeAutospacing="0" w:after="0" w:afterAutospacing="0"/>
        <w:rPr>
          <w:rStyle w:val="eop"/>
          <w:rFonts w:ascii="Montserrat Light" w:hAnsi="Montserrat Light" w:cs="Calibri" w:eastAsiaTheme="majorEastAsia"/>
          <w:sz w:val="22"/>
          <w:szCs w:val="22"/>
        </w:rPr>
      </w:pPr>
    </w:p>
    <w:p w:rsidR="7B914BB6" w:rsidP="4BDE7A5A" w:rsidRDefault="7B914BB6" w14:paraId="24B527DF" w14:textId="357449C2">
      <w:pPr>
        <w:pStyle w:val="paragraph"/>
        <w:spacing w:before="0" w:beforeAutospacing="off" w:after="0" w:afterAutospacing="off"/>
        <w:rPr>
          <w:rStyle w:val="eop"/>
          <w:rFonts w:ascii="Montserrat Light" w:hAnsi="Montserrat Light" w:eastAsia="游ゴシック Light" w:cs="Calibri" w:eastAsiaTheme="majorEastAsia"/>
          <w:sz w:val="22"/>
          <w:szCs w:val="22"/>
        </w:rPr>
      </w:pPr>
      <w:r w:rsidR="7B914BB6">
        <w:drawing>
          <wp:inline wp14:editId="2E6C950A" wp14:anchorId="02B7ACAC">
            <wp:extent cx="3619686" cy="2059277"/>
            <wp:effectExtent l="0" t="0" r="0" b="0"/>
            <wp:docPr id="331228123" name="Picture 33122812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8">
                      <a:extLst>
                        <a:ext uri="{28A0092B-C50C-407E-A947-70E740481C1C}">
                          <a14:useLocalDpi xmlns:a14="http://schemas.microsoft.com/office/drawing/2010/main"/>
                        </a:ext>
                      </a:extLst>
                    </a:blip>
                    <a:stretch>
                      <a:fillRect/>
                    </a:stretch>
                  </pic:blipFill>
                  <pic:spPr>
                    <a:xfrm rot="0">
                      <a:off x="0" y="0"/>
                      <a:ext cx="3619686" cy="2059277"/>
                    </a:xfrm>
                    <a:prstGeom prst="rect">
                      <a:avLst/>
                    </a:prstGeom>
                  </pic:spPr>
                </pic:pic>
              </a:graphicData>
            </a:graphic>
          </wp:inline>
        </w:drawing>
      </w:r>
    </w:p>
    <w:p w:rsidR="1C0278FC" w:rsidP="1C0278FC" w:rsidRDefault="1C0278FC" w14:paraId="18A5BDFD" w14:textId="68BC3905">
      <w:pPr>
        <w:pStyle w:val="paragraph"/>
        <w:spacing w:before="0" w:beforeAutospacing="0" w:after="0" w:afterAutospacing="0"/>
        <w:rPr>
          <w:rStyle w:val="eop"/>
          <w:rFonts w:ascii="Montserrat Light" w:hAnsi="Montserrat Light" w:cs="Calibri" w:eastAsiaTheme="majorEastAsia"/>
          <w:sz w:val="22"/>
          <w:szCs w:val="22"/>
        </w:rPr>
      </w:pPr>
    </w:p>
    <w:p w:rsidR="2D854E65" w:rsidP="1C0278FC" w:rsidRDefault="2D854E65" w14:paraId="64F5C72B" w14:textId="1EFE2035">
      <w:pPr>
        <w:pStyle w:val="Heading2"/>
        <w:rPr>
          <w:rStyle w:val="eop"/>
          <w:rFonts w:cs="Calibri"/>
          <w:sz w:val="22"/>
          <w:szCs w:val="22"/>
        </w:rPr>
      </w:pPr>
      <w:bookmarkStart w:name="_Toc973833930" w:id="1809929614"/>
      <w:r w:rsidRPr="5F68C211" w:rsidR="2D854E65">
        <w:rPr>
          <w:rStyle w:val="normaltextrun"/>
          <w:rFonts w:cs="Calibri"/>
          <w:sz w:val="22"/>
          <w:szCs w:val="22"/>
        </w:rPr>
        <w:t>In-club assets: Digital signs</w:t>
      </w:r>
      <w:r w:rsidRPr="5F68C211" w:rsidR="2D854E65">
        <w:rPr>
          <w:rStyle w:val="eop"/>
          <w:rFonts w:cs="Calibri"/>
          <w:sz w:val="22"/>
          <w:szCs w:val="22"/>
        </w:rPr>
        <w:t> (vertical)</w:t>
      </w:r>
      <w:bookmarkEnd w:id="1809929614"/>
    </w:p>
    <w:p w:rsidR="2D854E65" w:rsidP="0A928221" w:rsidRDefault="2D854E65" w14:paraId="2F0F82ED" w14:textId="2A00A9E1">
      <w:pPr>
        <w:pStyle w:val="paragraph"/>
        <w:numPr>
          <w:ilvl w:val="0"/>
          <w:numId w:val="29"/>
        </w:numPr>
        <w:spacing w:before="0" w:beforeAutospacing="off" w:after="0" w:afterAutospacing="off"/>
        <w:ind w:left="1080" w:firstLine="0"/>
        <w:rPr>
          <w:rFonts w:ascii="Montserrat Light" w:hAnsi="Montserrat Light" w:cs="Calibri"/>
          <w:sz w:val="22"/>
          <w:szCs w:val="22"/>
        </w:rPr>
      </w:pPr>
      <w:hyperlink r:id="R8498b063174b47bf">
        <w:r w:rsidRPr="0A928221" w:rsidR="622EFD88">
          <w:rPr>
            <w:rStyle w:val="Hyperlink"/>
            <w:rFonts w:ascii="Montserrat Light" w:hAnsi="Montserrat Light" w:eastAsia="游ゴシック Light" w:cs="Calibri" w:eastAsiaTheme="majorEastAsia"/>
            <w:sz w:val="22"/>
            <w:szCs w:val="22"/>
          </w:rPr>
          <w:t>Local </w:t>
        </w:r>
      </w:hyperlink>
    </w:p>
    <w:p w:rsidR="2D854E65" w:rsidP="7FCBC92A" w:rsidRDefault="2D854E65" w14:paraId="136C31BD" w14:textId="51F3B4E5">
      <w:pPr>
        <w:pStyle w:val="paragraph"/>
        <w:numPr>
          <w:ilvl w:val="0"/>
          <w:numId w:val="29"/>
        </w:numPr>
        <w:spacing w:before="0" w:beforeAutospacing="off" w:after="0" w:afterAutospacing="off"/>
        <w:ind w:left="1080" w:firstLine="0"/>
        <w:rPr>
          <w:rStyle w:val="eop"/>
          <w:rFonts w:ascii="Montserrat Light" w:hAnsi="Montserrat Light" w:eastAsia="游ゴシック Light" w:cs="Calibri" w:eastAsiaTheme="majorEastAsia"/>
          <w:sz w:val="22"/>
          <w:szCs w:val="22"/>
        </w:rPr>
      </w:pPr>
      <w:hyperlink r:id="R925045c1b60c4fd8">
        <w:r w:rsidRPr="75C79244" w:rsidR="622EFD88">
          <w:rPr>
            <w:rStyle w:val="Hyperlink"/>
            <w:rFonts w:ascii="Montserrat Light" w:hAnsi="Montserrat Light" w:eastAsia="游ゴシック Light" w:cs="Calibri" w:eastAsiaTheme="majorEastAsia"/>
            <w:sz w:val="22"/>
            <w:szCs w:val="22"/>
          </w:rPr>
          <w:t>Viverant </w:t>
        </w:r>
      </w:hyperlink>
    </w:p>
    <w:p w:rsidR="6AC5E97D" w:rsidP="75C79244" w:rsidRDefault="6AC5E97D" w14:paraId="646FBBA3" w14:textId="6E06AF12">
      <w:pPr>
        <w:pStyle w:val="paragraph"/>
        <w:numPr>
          <w:ilvl w:val="0"/>
          <w:numId w:val="29"/>
        </w:numPr>
        <w:spacing w:before="0" w:beforeAutospacing="off" w:after="0" w:afterAutospacing="off"/>
        <w:ind w:left="1080" w:firstLine="0"/>
        <w:rPr>
          <w:rStyle w:val="eop"/>
          <w:rFonts w:ascii="Montserrat Light" w:hAnsi="Montserrat Light" w:eastAsia="游ゴシック Light" w:cs="Calibri" w:eastAsiaTheme="majorEastAsia"/>
          <w:sz w:val="22"/>
          <w:szCs w:val="22"/>
        </w:rPr>
      </w:pPr>
      <w:hyperlink r:id="R753519f1216349de">
        <w:r w:rsidRPr="75C79244" w:rsidR="6AC5E97D">
          <w:rPr>
            <w:rStyle w:val="Hyperlink"/>
            <w:rFonts w:ascii="Montserrat Light" w:hAnsi="Montserrat Light" w:eastAsia="游ゴシック Light" w:cs="Calibri" w:eastAsiaTheme="majorEastAsia"/>
            <w:sz w:val="22"/>
            <w:szCs w:val="22"/>
          </w:rPr>
          <w:t>Chiropractic Care</w:t>
        </w:r>
      </w:hyperlink>
    </w:p>
    <w:p w:rsidR="1C0278FC" w:rsidP="1C0278FC" w:rsidRDefault="1C0278FC" w14:paraId="57DB0282" w14:textId="4478F685">
      <w:pPr>
        <w:pStyle w:val="paragraph"/>
        <w:spacing w:before="0" w:beforeAutospacing="0" w:after="0" w:afterAutospacing="0"/>
        <w:rPr>
          <w:rStyle w:val="eop"/>
          <w:rFonts w:ascii="Montserrat Light" w:hAnsi="Montserrat Light" w:cs="Calibri" w:eastAsiaTheme="majorEastAsia"/>
          <w:sz w:val="22"/>
          <w:szCs w:val="22"/>
        </w:rPr>
      </w:pPr>
    </w:p>
    <w:p w:rsidR="656AF1E1" w:rsidP="1C0278FC" w:rsidRDefault="656AF1E1" w14:paraId="528B1C85" w14:textId="0F26ED46">
      <w:pPr>
        <w:pStyle w:val="paragraph"/>
        <w:spacing w:before="0" w:beforeAutospacing="0" w:after="0" w:afterAutospacing="0"/>
        <w:rPr>
          <w:rStyle w:val="eop"/>
          <w:rFonts w:ascii="Montserrat Light" w:hAnsi="Montserrat Light" w:cs="Calibri" w:eastAsiaTheme="majorEastAsia"/>
          <w:sz w:val="22"/>
          <w:szCs w:val="22"/>
        </w:rPr>
      </w:pPr>
      <w:r>
        <w:rPr>
          <w:noProof/>
        </w:rPr>
        <w:drawing>
          <wp:inline distT="0" distB="0" distL="0" distR="0" wp14:anchorId="40FB5C94" wp14:editId="0CF07625">
            <wp:extent cx="2121009" cy="3772094"/>
            <wp:effectExtent l="0" t="0" r="0" b="0"/>
            <wp:docPr id="1220232410" name="Picture 122023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2121009" cy="3772094"/>
                    </a:xfrm>
                    <a:prstGeom prst="rect">
                      <a:avLst/>
                    </a:prstGeom>
                  </pic:spPr>
                </pic:pic>
              </a:graphicData>
            </a:graphic>
          </wp:inline>
        </w:drawing>
      </w:r>
    </w:p>
    <w:p w:rsidR="1C0278FC" w:rsidP="1C0278FC" w:rsidRDefault="1C0278FC" w14:paraId="48AC98C4" w14:textId="57424BE5">
      <w:pPr>
        <w:pStyle w:val="paragraph"/>
        <w:spacing w:before="0" w:beforeAutospacing="0" w:after="0" w:afterAutospacing="0"/>
        <w:rPr>
          <w:rStyle w:val="eop"/>
          <w:rFonts w:ascii="Montserrat Light" w:hAnsi="Montserrat Light" w:cs="Calibri" w:eastAsiaTheme="majorEastAsia"/>
          <w:sz w:val="22"/>
          <w:szCs w:val="22"/>
        </w:rPr>
      </w:pPr>
    </w:p>
    <w:p w:rsidR="003563F0" w:rsidRDefault="003563F0" w14:paraId="312B48E6" w14:textId="77777777">
      <w:pPr>
        <w:rPr>
          <w:rStyle w:val="eop"/>
          <w:rFonts w:ascii="Montserrat Light" w:hAnsi="Montserrat Light" w:cs="Calibri" w:eastAsiaTheme="majorEastAsia"/>
          <w:kern w:val="0"/>
          <w14:ligatures w14:val="none"/>
        </w:rPr>
      </w:pPr>
      <w:r>
        <w:rPr>
          <w:rStyle w:val="eop"/>
          <w:rFonts w:ascii="Montserrat Light" w:hAnsi="Montserrat Light" w:cs="Calibri" w:eastAsiaTheme="majorEastAsia"/>
        </w:rPr>
        <w:br w:type="page"/>
      </w:r>
    </w:p>
    <w:p w:rsidRPr="003563F0" w:rsidR="003563F0" w:rsidP="003563F0" w:rsidRDefault="091185E0" w14:paraId="7C636A92" w14:textId="77777777">
      <w:pPr>
        <w:pStyle w:val="Heading1"/>
      </w:pPr>
      <w:bookmarkStart w:name="_Toc1247435831" w:id="63681861"/>
      <w:r w:rsidRPr="5F68C211" w:rsidR="091185E0">
        <w:rPr>
          <w:rStyle w:val="normaltextrun"/>
        </w:rPr>
        <w:t>Ongoing Awareness</w:t>
      </w:r>
      <w:bookmarkEnd w:id="63681861"/>
      <w:r w:rsidRPr="5F68C211" w:rsidR="091185E0">
        <w:rPr>
          <w:rStyle w:val="eop"/>
        </w:rPr>
        <w:t> </w:t>
      </w:r>
    </w:p>
    <w:p w:rsidRPr="003563F0" w:rsidR="003563F0" w:rsidP="7FCBC92A" w:rsidRDefault="091185E0" w14:paraId="0CFC6C3D" w14:textId="77777777">
      <w:pPr>
        <w:pStyle w:val="Heading2"/>
        <w:rPr>
          <w:rStyle w:val="eop"/>
        </w:rPr>
      </w:pPr>
      <w:bookmarkStart w:name="_Toc1706270296" w:id="1329085010"/>
      <w:r w:rsidRPr="4BDE7A5A" w:rsidR="091185E0">
        <w:rPr>
          <w:rStyle w:val="normaltextrun"/>
        </w:rPr>
        <w:t>Social</w:t>
      </w:r>
      <w:bookmarkEnd w:id="1329085010"/>
      <w:r w:rsidRPr="4BDE7A5A" w:rsidR="091185E0">
        <w:rPr>
          <w:rStyle w:val="eop"/>
        </w:rPr>
        <w:t> </w:t>
      </w:r>
    </w:p>
    <w:p w:rsidRPr="003563F0" w:rsidR="003563F0" w:rsidP="7FCBC92A" w:rsidRDefault="003563F0" w14:paraId="4AD10F4A" w14:textId="5509718D">
      <w:pPr>
        <w:pStyle w:val="paragraph"/>
        <w:spacing w:before="0" w:beforeAutospacing="off" w:after="0" w:afterAutospacing="off"/>
        <w:textAlignment w:val="baseline"/>
        <w:rPr>
          <w:rFonts w:ascii="Montserrat Light" w:hAnsi="Montserrat Light" w:cs="Calibri"/>
          <w:sz w:val="22"/>
          <w:szCs w:val="22"/>
        </w:rPr>
      </w:pPr>
      <w:r w:rsidRPr="4BDE7A5A" w:rsidR="003563F0">
        <w:rPr>
          <w:rStyle w:val="normaltextrun"/>
          <w:rFonts w:ascii="Montserrat Light" w:hAnsi="Montserrat Light" w:eastAsia="游ゴシック Light" w:cs="Calibri" w:eastAsiaTheme="majorEastAsia"/>
          <w:sz w:val="22"/>
          <w:szCs w:val="22"/>
        </w:rPr>
        <w:t xml:space="preserve">Use these posts monthly to promote your </w:t>
      </w:r>
      <w:r w:rsidRPr="4BDE7A5A" w:rsidR="6A88FA33">
        <w:rPr>
          <w:rStyle w:val="normaltextrun"/>
          <w:rFonts w:ascii="Montserrat Light" w:hAnsi="Montserrat Light" w:eastAsia="游ゴシック Light" w:cs="Calibri" w:eastAsiaTheme="majorEastAsia"/>
          <w:sz w:val="22"/>
          <w:szCs w:val="22"/>
        </w:rPr>
        <w:t>provider program</w:t>
      </w:r>
      <w:r w:rsidRPr="4BDE7A5A" w:rsidR="003563F0">
        <w:rPr>
          <w:rStyle w:val="normaltextrun"/>
          <w:rFonts w:ascii="Montserrat Light" w:hAnsi="Montserrat Light" w:eastAsia="游ゴシック Light" w:cs="Calibri" w:eastAsiaTheme="majorEastAsia"/>
          <w:sz w:val="22"/>
          <w:szCs w:val="22"/>
        </w:rPr>
        <w:t xml:space="preserve"> partnership within your club</w:t>
      </w:r>
      <w:r w:rsidRPr="4BDE7A5A" w:rsidR="003563F0">
        <w:rPr>
          <w:rStyle w:val="eop"/>
          <w:rFonts w:ascii="Montserrat Light" w:hAnsi="Montserrat Light" w:eastAsia="游ゴシック Light" w:cs="Calibri" w:eastAsiaTheme="majorEastAsia"/>
          <w:sz w:val="22"/>
          <w:szCs w:val="22"/>
        </w:rPr>
        <w:t> </w:t>
      </w:r>
    </w:p>
    <w:p w:rsidRPr="003563F0" w:rsidR="003563F0" w:rsidP="75C79244" w:rsidRDefault="5BABD49C" w14:paraId="51446D63" w14:textId="45AE5CAD">
      <w:pPr>
        <w:pStyle w:val="paragraph"/>
        <w:numPr>
          <w:ilvl w:val="0"/>
          <w:numId w:val="37"/>
        </w:numPr>
        <w:spacing w:before="0" w:beforeAutospacing="off" w:after="0" w:afterAutospacing="off"/>
        <w:textAlignment w:val="baseline"/>
        <w:rPr>
          <w:rFonts w:ascii="Montserrat Light" w:hAnsi="Montserrat Light" w:eastAsia="Montserrat Light" w:cs="Montserrat Light"/>
          <w:b w:val="1"/>
          <w:bCs w:val="1"/>
          <w:sz w:val="22"/>
          <w:szCs w:val="22"/>
        </w:rPr>
      </w:pPr>
      <w:r w:rsidRPr="4BDE7A5A" w:rsidR="23279D8A">
        <w:rPr>
          <w:rStyle w:val="normaltextrun"/>
          <w:rFonts w:ascii="Montserrat Light" w:hAnsi="Montserrat Light" w:eastAsia="Montserrat Light" w:cs="Montserrat Light"/>
          <w:b w:val="1"/>
          <w:bCs w:val="1"/>
          <w:sz w:val="22"/>
          <w:szCs w:val="22"/>
        </w:rPr>
        <w:t xml:space="preserve">Social posts – </w:t>
      </w:r>
      <w:r w:rsidRPr="4BDE7A5A" w:rsidR="37E556CC">
        <w:rPr>
          <w:rStyle w:val="normaltextrun"/>
          <w:rFonts w:ascii="Montserrat Light" w:hAnsi="Montserrat Light" w:eastAsia="Montserrat Light" w:cs="Montserrat Light"/>
          <w:b w:val="1"/>
          <w:bCs w:val="1"/>
          <w:sz w:val="22"/>
          <w:szCs w:val="22"/>
        </w:rPr>
        <w:t>L</w:t>
      </w:r>
      <w:r w:rsidRPr="4BDE7A5A" w:rsidR="23279D8A">
        <w:rPr>
          <w:rStyle w:val="normaltextrun"/>
          <w:rFonts w:ascii="Montserrat Light" w:hAnsi="Montserrat Light" w:eastAsia="Montserrat Light" w:cs="Montserrat Light"/>
          <w:b w:val="1"/>
          <w:bCs w:val="1"/>
          <w:sz w:val="22"/>
          <w:szCs w:val="22"/>
        </w:rPr>
        <w:t>ocal</w:t>
      </w:r>
      <w:r w:rsidRPr="4BDE7A5A" w:rsidR="23279D8A">
        <w:rPr>
          <w:rStyle w:val="eop"/>
          <w:rFonts w:ascii="Montserrat Light" w:hAnsi="Montserrat Light" w:eastAsia="Montserrat Light" w:cs="Montserrat Light"/>
          <w:b w:val="1"/>
          <w:bCs w:val="1"/>
          <w:sz w:val="22"/>
          <w:szCs w:val="22"/>
        </w:rPr>
        <w:t> </w:t>
      </w:r>
      <w:r w:rsidRPr="4BDE7A5A" w:rsidR="270D40CF">
        <w:rPr>
          <w:rStyle w:val="eop"/>
          <w:rFonts w:ascii="Montserrat Light" w:hAnsi="Montserrat Light" w:eastAsia="Montserrat Light" w:cs="Montserrat Light"/>
          <w:b w:val="1"/>
          <w:bCs w:val="1"/>
          <w:sz w:val="22"/>
          <w:szCs w:val="22"/>
        </w:rPr>
        <w:t>PT</w:t>
      </w:r>
    </w:p>
    <w:p w:rsidR="0516CEAD" w:rsidP="4BDE7A5A" w:rsidRDefault="0516CEAD" w14:paraId="5E9A5566" w14:textId="58B74719">
      <w:pPr>
        <w:pStyle w:val="paragraph"/>
        <w:numPr>
          <w:ilvl w:val="1"/>
          <w:numId w:val="37"/>
        </w:numPr>
        <w:spacing w:before="0" w:beforeAutospacing="off" w:after="0" w:afterAutospacing="off"/>
        <w:rPr>
          <w:rFonts w:ascii="Montserrat Light" w:hAnsi="Montserrat Light" w:eastAsia="Montserrat Light" w:cs="Montserrat Light"/>
          <w:sz w:val="22"/>
          <w:szCs w:val="22"/>
        </w:rPr>
      </w:pPr>
      <w:hyperlink r:id="R28d3ddd0edca46b2">
        <w:r w:rsidRPr="4BDE7A5A" w:rsidR="0516CEAD">
          <w:rPr>
            <w:rStyle w:val="Hyperlink"/>
            <w:rFonts w:ascii="Montserrat Light" w:hAnsi="Montserrat Light" w:eastAsia="Montserrat Light" w:cs="Montserrat Light"/>
            <w:sz w:val="22"/>
            <w:szCs w:val="22"/>
          </w:rPr>
          <w:t>Benefits 1</w:t>
        </w:r>
      </w:hyperlink>
    </w:p>
    <w:p w:rsidR="33E92E66" w:rsidP="4BDE7A5A" w:rsidRDefault="33E92E66" w14:paraId="644F9F1B" w14:textId="301BC38C">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2a7a86678d3a41ad">
        <w:r w:rsidRPr="4BDE7A5A" w:rsidR="33E92E66">
          <w:rPr>
            <w:rStyle w:val="Hyperlink"/>
            <w:rFonts w:ascii="Montserrat Light" w:hAnsi="Montserrat Light" w:eastAsia="Montserrat Light" w:cs="Montserrat Light"/>
            <w:sz w:val="22"/>
            <w:szCs w:val="22"/>
          </w:rPr>
          <w:t>Benefits 2</w:t>
        </w:r>
      </w:hyperlink>
    </w:p>
    <w:p w:rsidR="33E92E66" w:rsidP="4BDE7A5A" w:rsidRDefault="33E92E66" w14:paraId="66555022" w14:textId="6EB0BC85">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b3cc12e934de40a3">
        <w:r w:rsidRPr="4BDE7A5A" w:rsidR="33E92E66">
          <w:rPr>
            <w:rStyle w:val="Hyperlink"/>
            <w:rFonts w:ascii="Montserrat Light" w:hAnsi="Montserrat Light" w:eastAsia="Montserrat Light" w:cs="Montserrat Light"/>
            <w:sz w:val="22"/>
            <w:szCs w:val="22"/>
          </w:rPr>
          <w:t>Benefits 3</w:t>
        </w:r>
      </w:hyperlink>
    </w:p>
    <w:p w:rsidR="33E92E66" w:rsidP="4BDE7A5A" w:rsidRDefault="33E92E66" w14:paraId="705A5A80" w14:textId="30C75BE3">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e820cee1d2434d70">
        <w:r w:rsidRPr="4BDE7A5A" w:rsidR="33E92E66">
          <w:rPr>
            <w:rStyle w:val="Hyperlink"/>
            <w:rFonts w:ascii="Montserrat Light" w:hAnsi="Montserrat Light" w:eastAsia="Montserrat Light" w:cs="Montserrat Light"/>
            <w:sz w:val="22"/>
            <w:szCs w:val="22"/>
          </w:rPr>
          <w:t>Benefits 4</w:t>
        </w:r>
      </w:hyperlink>
    </w:p>
    <w:p w:rsidR="33E92E66" w:rsidP="4BDE7A5A" w:rsidRDefault="33E92E66" w14:paraId="2AA90D2C" w14:textId="55AF5EC2">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357f80c9053d47f8">
        <w:r w:rsidRPr="4BDE7A5A" w:rsidR="33E92E66">
          <w:rPr>
            <w:rStyle w:val="Hyperlink"/>
            <w:rFonts w:ascii="Montserrat Light" w:hAnsi="Montserrat Light" w:eastAsia="Montserrat Light" w:cs="Montserrat Light"/>
            <w:sz w:val="22"/>
            <w:szCs w:val="22"/>
          </w:rPr>
          <w:t>Benefits 5</w:t>
        </w:r>
      </w:hyperlink>
    </w:p>
    <w:p w:rsidR="33E92E66" w:rsidP="4BDE7A5A" w:rsidRDefault="33E92E66" w14:paraId="45471FDE" w14:textId="79724BD8">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7f6fb66b62104e6c">
        <w:r w:rsidRPr="4BDE7A5A" w:rsidR="33E92E66">
          <w:rPr>
            <w:rStyle w:val="Hyperlink"/>
            <w:rFonts w:ascii="Montserrat Light" w:hAnsi="Montserrat Light" w:eastAsia="Montserrat Light" w:cs="Montserrat Light"/>
            <w:sz w:val="22"/>
            <w:szCs w:val="22"/>
          </w:rPr>
          <w:t>Available 1</w:t>
        </w:r>
      </w:hyperlink>
    </w:p>
    <w:p w:rsidR="1C0278FC" w:rsidP="24D53F1E" w:rsidRDefault="1C0278FC" w14:paraId="09E5AA7E" w14:textId="02EF5409">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cd5f4301f49b45e1">
        <w:r w:rsidRPr="4BDE7A5A" w:rsidR="33E92E66">
          <w:rPr>
            <w:rStyle w:val="Hyperlink"/>
            <w:rFonts w:ascii="Montserrat Light" w:hAnsi="Montserrat Light" w:eastAsia="Montserrat Light" w:cs="Montserrat Light"/>
            <w:sz w:val="22"/>
            <w:szCs w:val="22"/>
          </w:rPr>
          <w:t>Available 2</w:t>
        </w:r>
      </w:hyperlink>
    </w:p>
    <w:p w:rsidR="1C0278FC" w:rsidP="4BDE7A5A" w:rsidRDefault="1C0278FC" w14:paraId="13A8562B" w14:textId="320FAD13">
      <w:pPr>
        <w:pStyle w:val="paragraph"/>
        <w:spacing w:before="0" w:beforeAutospacing="off" w:after="0" w:afterAutospacing="off"/>
        <w:ind w:left="720"/>
        <w:rPr>
          <w:rFonts w:ascii="Montserrat Light" w:hAnsi="Montserrat Light" w:eastAsia="Montserrat Light" w:cs="Montserrat Light"/>
          <w:sz w:val="22"/>
          <w:szCs w:val="22"/>
        </w:rPr>
      </w:pPr>
    </w:p>
    <w:p w:rsidRPr="003563F0" w:rsidR="003563F0" w:rsidP="75C79244" w:rsidRDefault="5BABD49C" w14:paraId="37A8CA06" w14:textId="77777777">
      <w:pPr>
        <w:pStyle w:val="paragraph"/>
        <w:numPr>
          <w:ilvl w:val="0"/>
          <w:numId w:val="37"/>
        </w:numPr>
        <w:spacing w:before="0" w:beforeAutospacing="off" w:after="0" w:afterAutospacing="off"/>
        <w:textAlignment w:val="baseline"/>
        <w:rPr>
          <w:rFonts w:ascii="Montserrat Light" w:hAnsi="Montserrat Light" w:eastAsia="Montserrat Light" w:cs="Montserrat Light"/>
          <w:b w:val="1"/>
          <w:bCs w:val="1"/>
          <w:sz w:val="22"/>
          <w:szCs w:val="22"/>
        </w:rPr>
      </w:pPr>
      <w:r w:rsidRPr="4BDE7A5A" w:rsidR="23279D8A">
        <w:rPr>
          <w:rStyle w:val="normaltextrun"/>
          <w:rFonts w:ascii="Montserrat Light" w:hAnsi="Montserrat Light" w:eastAsia="Montserrat Light" w:cs="Montserrat Light"/>
          <w:b w:val="1"/>
          <w:bCs w:val="1"/>
          <w:sz w:val="22"/>
          <w:szCs w:val="22"/>
        </w:rPr>
        <w:t>Social posts – Viverant</w:t>
      </w:r>
      <w:r w:rsidRPr="4BDE7A5A" w:rsidR="23279D8A">
        <w:rPr>
          <w:rStyle w:val="eop"/>
          <w:rFonts w:ascii="Montserrat Light" w:hAnsi="Montserrat Light" w:eastAsia="Montserrat Light" w:cs="Montserrat Light"/>
          <w:b w:val="1"/>
          <w:bCs w:val="1"/>
          <w:sz w:val="22"/>
          <w:szCs w:val="22"/>
        </w:rPr>
        <w:t> </w:t>
      </w:r>
    </w:p>
    <w:p w:rsidR="7A03ACD4" w:rsidP="4BDE7A5A" w:rsidRDefault="7A03ACD4" w14:paraId="76C7A039" w14:textId="5B678424">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6f29b48fe6754d2d">
        <w:r w:rsidRPr="4BDE7A5A" w:rsidR="7A03ACD4">
          <w:rPr>
            <w:rStyle w:val="Hyperlink"/>
            <w:rFonts w:ascii="Montserrat Light" w:hAnsi="Montserrat Light" w:eastAsia="Montserrat Light" w:cs="Montserrat Light"/>
            <w:sz w:val="22"/>
            <w:szCs w:val="22"/>
          </w:rPr>
          <w:t>Benefits 1</w:t>
        </w:r>
      </w:hyperlink>
    </w:p>
    <w:p w:rsidR="7A03ACD4" w:rsidP="4BDE7A5A" w:rsidRDefault="7A03ACD4" w14:paraId="459856C8" w14:textId="5000817B">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e68abc576d104dfc">
        <w:r w:rsidRPr="4BDE7A5A" w:rsidR="7A03ACD4">
          <w:rPr>
            <w:rStyle w:val="Hyperlink"/>
            <w:rFonts w:ascii="Montserrat Light" w:hAnsi="Montserrat Light" w:eastAsia="Montserrat Light" w:cs="Montserrat Light"/>
            <w:sz w:val="22"/>
            <w:szCs w:val="22"/>
          </w:rPr>
          <w:t>Benefits 2</w:t>
        </w:r>
      </w:hyperlink>
    </w:p>
    <w:p w:rsidR="7A03ACD4" w:rsidP="4BDE7A5A" w:rsidRDefault="7A03ACD4" w14:paraId="1C106E24" w14:textId="78E206EB">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ea430a4ecd9f4bd0">
        <w:r w:rsidRPr="4BDE7A5A" w:rsidR="7A03ACD4">
          <w:rPr>
            <w:rStyle w:val="Hyperlink"/>
            <w:rFonts w:ascii="Montserrat Light" w:hAnsi="Montserrat Light" w:eastAsia="Montserrat Light" w:cs="Montserrat Light"/>
            <w:sz w:val="22"/>
            <w:szCs w:val="22"/>
          </w:rPr>
          <w:t>Benefits 3</w:t>
        </w:r>
      </w:hyperlink>
    </w:p>
    <w:p w:rsidR="7A03ACD4" w:rsidP="4BDE7A5A" w:rsidRDefault="7A03ACD4" w14:paraId="567185FB" w14:textId="0B5D1E0F">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b850715bad04420e">
        <w:r w:rsidRPr="4BDE7A5A" w:rsidR="7A03ACD4">
          <w:rPr>
            <w:rStyle w:val="Hyperlink"/>
            <w:rFonts w:ascii="Montserrat Light" w:hAnsi="Montserrat Light" w:eastAsia="Montserrat Light" w:cs="Montserrat Light"/>
            <w:sz w:val="22"/>
            <w:szCs w:val="22"/>
          </w:rPr>
          <w:t>Benefits 4</w:t>
        </w:r>
      </w:hyperlink>
    </w:p>
    <w:p w:rsidR="7A03ACD4" w:rsidP="4BDE7A5A" w:rsidRDefault="7A03ACD4" w14:paraId="4C002190" w14:textId="61E29EB7">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f03adbefe4694fec">
        <w:r w:rsidRPr="4BDE7A5A" w:rsidR="7A03ACD4">
          <w:rPr>
            <w:rStyle w:val="Hyperlink"/>
            <w:rFonts w:ascii="Montserrat Light" w:hAnsi="Montserrat Light" w:eastAsia="Montserrat Light" w:cs="Montserrat Light"/>
            <w:sz w:val="22"/>
            <w:szCs w:val="22"/>
          </w:rPr>
          <w:t>Benefits 5</w:t>
        </w:r>
      </w:hyperlink>
    </w:p>
    <w:p w:rsidR="7A03ACD4" w:rsidP="4BDE7A5A" w:rsidRDefault="7A03ACD4" w14:paraId="61534D56" w14:textId="6A411D45">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3db21cb8a0634a91">
        <w:r w:rsidRPr="4BDE7A5A" w:rsidR="7A03ACD4">
          <w:rPr>
            <w:rStyle w:val="Hyperlink"/>
            <w:rFonts w:ascii="Montserrat Light" w:hAnsi="Montserrat Light" w:eastAsia="Montserrat Light" w:cs="Montserrat Light"/>
            <w:sz w:val="22"/>
            <w:szCs w:val="22"/>
          </w:rPr>
          <w:t>Available 1</w:t>
        </w:r>
      </w:hyperlink>
    </w:p>
    <w:p w:rsidR="7A03ACD4" w:rsidP="4BDE7A5A" w:rsidRDefault="7A03ACD4" w14:paraId="29A53CF7" w14:textId="7F1FF608">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e6d8b5adea574fe8">
        <w:r w:rsidRPr="4BDE7A5A" w:rsidR="61654960">
          <w:rPr>
            <w:rStyle w:val="Hyperlink"/>
            <w:rFonts w:ascii="Montserrat Light" w:hAnsi="Montserrat Light" w:eastAsia="Montserrat Light" w:cs="Montserrat Light"/>
            <w:sz w:val="22"/>
            <w:szCs w:val="22"/>
          </w:rPr>
          <w:t>Available 2</w:t>
        </w:r>
      </w:hyperlink>
    </w:p>
    <w:p w:rsidR="75C79244" w:rsidP="4BDE7A5A" w:rsidRDefault="75C79244" w14:paraId="731C5226" w14:textId="66F40DF0">
      <w:pPr>
        <w:pStyle w:val="paragraph"/>
        <w:spacing w:before="0" w:beforeAutospacing="off" w:after="0" w:afterAutospacing="off"/>
        <w:ind w:left="1620"/>
        <w:rPr>
          <w:rStyle w:val="eop"/>
          <w:rFonts w:ascii="Montserrat Light" w:hAnsi="Montserrat Light" w:eastAsia="Montserrat Light" w:cs="Montserrat Light"/>
          <w:b w:val="1"/>
          <w:bCs w:val="1"/>
          <w:sz w:val="22"/>
          <w:szCs w:val="22"/>
        </w:rPr>
      </w:pPr>
    </w:p>
    <w:p w:rsidR="49322CC5" w:rsidP="4BDE7A5A" w:rsidRDefault="49322CC5" w14:paraId="27379EF5" w14:textId="4DC12416">
      <w:pPr>
        <w:pStyle w:val="paragraph"/>
        <w:numPr>
          <w:ilvl w:val="0"/>
          <w:numId w:val="37"/>
        </w:numPr>
        <w:spacing w:before="0" w:beforeAutospacing="off" w:after="0" w:afterAutospacing="off"/>
        <w:rPr>
          <w:rStyle w:val="eop"/>
          <w:rFonts w:ascii="Montserrat Light" w:hAnsi="Montserrat Light" w:eastAsia="Montserrat Light" w:cs="Montserrat Light"/>
          <w:b w:val="1"/>
          <w:bCs w:val="1"/>
          <w:sz w:val="22"/>
          <w:szCs w:val="22"/>
        </w:rPr>
      </w:pPr>
      <w:r w:rsidRPr="4BDE7A5A" w:rsidR="49322CC5">
        <w:rPr>
          <w:rStyle w:val="eop"/>
          <w:rFonts w:ascii="Montserrat Light" w:hAnsi="Montserrat Light" w:eastAsia="Montserrat Light" w:cs="Montserrat Light"/>
          <w:b w:val="1"/>
          <w:bCs w:val="1"/>
          <w:sz w:val="22"/>
          <w:szCs w:val="22"/>
        </w:rPr>
        <w:t>Social posts – Chiropractic Care</w:t>
      </w:r>
    </w:p>
    <w:p w:rsidR="150044B6" w:rsidP="4BDE7A5A" w:rsidRDefault="150044B6" w14:paraId="192C885E" w14:textId="73A2A839">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5181ca65fa8149a1">
        <w:r w:rsidRPr="4BDE7A5A" w:rsidR="150044B6">
          <w:rPr>
            <w:rStyle w:val="Hyperlink"/>
            <w:rFonts w:ascii="Montserrat Light" w:hAnsi="Montserrat Light" w:eastAsia="Montserrat Light" w:cs="Montserrat Light"/>
            <w:sz w:val="22"/>
            <w:szCs w:val="22"/>
          </w:rPr>
          <w:t>Feel the burn. Not the pain.</w:t>
        </w:r>
      </w:hyperlink>
    </w:p>
    <w:p w:rsidR="150044B6" w:rsidP="4BDE7A5A" w:rsidRDefault="150044B6" w14:paraId="605AF6D6" w14:textId="3F57E0D1">
      <w:pPr>
        <w:pStyle w:val="paragraph"/>
        <w:numPr>
          <w:ilvl w:val="1"/>
          <w:numId w:val="37"/>
        </w:numPr>
        <w:spacing w:before="0" w:beforeAutospacing="off" w:after="0" w:afterAutospacing="off"/>
        <w:rPr>
          <w:rStyle w:val="eop"/>
          <w:rFonts w:ascii="Montserrat Light" w:hAnsi="Montserrat Light" w:eastAsia="Montserrat Light" w:cs="Montserrat Light"/>
          <w:sz w:val="22"/>
          <w:szCs w:val="22"/>
        </w:rPr>
      </w:pPr>
      <w:hyperlink r:id="Redc90035b65f4b2d">
        <w:r w:rsidRPr="4BDE7A5A" w:rsidR="150044B6">
          <w:rPr>
            <w:rStyle w:val="Hyperlink"/>
            <w:rFonts w:ascii="Montserrat Light" w:hAnsi="Montserrat Light" w:eastAsia="Montserrat Light" w:cs="Montserrat Light"/>
            <w:sz w:val="22"/>
            <w:szCs w:val="22"/>
          </w:rPr>
          <w:t>Turn your ows into oh, wows!</w:t>
        </w:r>
      </w:hyperlink>
    </w:p>
    <w:p w:rsidR="1C0278FC" w:rsidP="1C0278FC" w:rsidRDefault="1C0278FC" w14:paraId="3103B884" w14:textId="11C03928">
      <w:pPr>
        <w:pStyle w:val="paragraph"/>
        <w:spacing w:before="0" w:beforeAutospacing="0" w:after="0" w:afterAutospacing="0"/>
        <w:ind w:left="900"/>
        <w:rPr>
          <w:rFonts w:ascii="Montserrat Light" w:hAnsi="Montserrat Light" w:cs="Calibri"/>
          <w:sz w:val="22"/>
          <w:szCs w:val="22"/>
        </w:rPr>
      </w:pPr>
    </w:p>
    <w:p w:rsidR="583900DC" w:rsidP="1C0278FC" w:rsidRDefault="583900DC" w14:paraId="65B2E747" w14:textId="01A74399">
      <w:pPr>
        <w:pStyle w:val="paragraph"/>
        <w:spacing w:before="0" w:beforeAutospacing="0" w:after="0" w:afterAutospacing="0"/>
        <w:rPr>
          <w:rFonts w:ascii="Montserrat Light" w:hAnsi="Montserrat Light" w:cs="Calibri"/>
        </w:rPr>
      </w:pPr>
      <w:r>
        <w:rPr>
          <w:noProof/>
        </w:rPr>
        <w:drawing>
          <wp:inline distT="0" distB="0" distL="0" distR="0" wp14:anchorId="54F0E771" wp14:editId="5D31CAD0">
            <wp:extent cx="4146763" cy="4146763"/>
            <wp:effectExtent l="0" t="0" r="0" b="0"/>
            <wp:docPr id="680477176" name="Picture 68047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4146763" cy="4146763"/>
                    </a:xfrm>
                    <a:prstGeom prst="rect">
                      <a:avLst/>
                    </a:prstGeom>
                  </pic:spPr>
                </pic:pic>
              </a:graphicData>
            </a:graphic>
          </wp:inline>
        </w:drawing>
      </w:r>
      <w:r w:rsidR="701832CA">
        <w:rPr>
          <w:noProof/>
        </w:rPr>
        <w:drawing>
          <wp:inline distT="0" distB="0" distL="0" distR="0" wp14:anchorId="7D448FF6" wp14:editId="21BCCA69">
            <wp:extent cx="4146763" cy="4140413"/>
            <wp:effectExtent l="0" t="0" r="0" b="0"/>
            <wp:docPr id="1961029115" name="Picture 196102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4146763" cy="4140413"/>
                    </a:xfrm>
                    <a:prstGeom prst="rect">
                      <a:avLst/>
                    </a:prstGeom>
                  </pic:spPr>
                </pic:pic>
              </a:graphicData>
            </a:graphic>
          </wp:inline>
        </w:drawing>
      </w:r>
    </w:p>
    <w:p w:rsidR="1C0278FC" w:rsidP="1C0278FC" w:rsidRDefault="1C0278FC" w14:paraId="729B82C8" w14:textId="2AF5E174">
      <w:pPr>
        <w:pStyle w:val="paragraph"/>
        <w:spacing w:before="0" w:beforeAutospacing="0" w:after="0" w:afterAutospacing="0"/>
        <w:rPr>
          <w:rFonts w:ascii="Montserrat Light" w:hAnsi="Montserrat Light" w:cs="Calibri"/>
        </w:rPr>
      </w:pPr>
    </w:p>
    <w:p w:rsidRPr="003563F0" w:rsidR="003563F0" w:rsidP="4BDE7A5A" w:rsidRDefault="5BABD49C" w14:paraId="615B205E" w14:textId="6935B493">
      <w:pPr>
        <w:pStyle w:val="paragraph"/>
        <w:spacing w:before="0" w:after="0"/>
        <w:textAlignment w:val="baseline"/>
        <w:rPr>
          <w:rStyle w:val="normaltextrun"/>
          <w:rFonts w:ascii="Montserrat Light" w:hAnsi="Montserrat Light" w:eastAsia="游ゴシック Light" w:cs="Calibri" w:eastAsiaTheme="majorEastAsia"/>
        </w:rPr>
      </w:pPr>
      <w:r w:rsidRPr="7FCBC92A" w:rsidR="23279D8A">
        <w:rPr>
          <w:rStyle w:val="normaltextrun"/>
          <w:rFonts w:ascii="Montserrat Light" w:hAnsi="Montserrat Light" w:eastAsia="游ゴシック Light" w:cs="Calibri" w:eastAsiaTheme="majorEastAsia"/>
        </w:rPr>
        <w:t xml:space="preserve">Additionally, </w:t>
      </w:r>
      <w:r w:rsidRPr="7FCBC92A" w:rsidR="23279D8A">
        <w:rPr>
          <w:rStyle w:val="normaltextrun"/>
          <w:rFonts w:ascii="Montserrat Light" w:hAnsi="Montserrat Light" w:eastAsia="游ゴシック Light" w:cs="Calibri" w:eastAsiaTheme="majorEastAsia"/>
        </w:rPr>
        <w:t xml:space="preserve">showcase</w:t>
      </w:r>
      <w:r w:rsidRPr="7FCBC92A" w:rsidR="23279D8A">
        <w:rPr>
          <w:rStyle w:val="normaltextrun"/>
          <w:rFonts w:ascii="Montserrat Light" w:hAnsi="Montserrat Light" w:eastAsia="游ゴシック Light" w:cs="Calibri" w:eastAsiaTheme="majorEastAsia"/>
        </w:rPr>
        <w:t xml:space="preserve"> your local club </w:t>
      </w:r>
      <w:r w:rsidRPr="7FCBC92A" w:rsidR="6C066CC0">
        <w:rPr>
          <w:rStyle w:val="normaltextrun"/>
          <w:rFonts w:ascii="Montserrat Light" w:hAnsi="Montserrat Light" w:eastAsia="游ゴシック Light" w:cs="Calibri" w:eastAsiaTheme="majorEastAsia"/>
        </w:rPr>
        <w:t xml:space="preserve">provider</w:t>
      </w:r>
      <w:r w:rsidRPr="7FCBC92A" w:rsidR="23279D8A">
        <w:rPr>
          <w:rStyle w:val="normaltextrun"/>
          <w:rFonts w:ascii="Montserrat Light" w:hAnsi="Montserrat Light" w:eastAsia="游ゴシック Light" w:cs="Calibri" w:eastAsiaTheme="majorEastAsia"/>
        </w:rPr>
        <w:t xml:space="preserve"> and patients using these customizable social media assets in the Brand Marketing Center, after obtaining written consent from the patient. Written consent form: </w:t>
      </w:r>
    </w:p>
    <w:p w:rsidR="1C0278FC" w:rsidP="1C0278FC" w:rsidRDefault="1C0278FC" w14:paraId="5F485EF3" w14:textId="75029BF9">
      <w:pPr>
        <w:pStyle w:val="paragraph"/>
        <w:spacing w:before="0" w:after="0"/>
        <w:rPr>
          <w:rStyle w:val="eop"/>
          <w:rFonts w:ascii="Montserrat Light" w:hAnsi="Montserrat Light" w:cs="Calibri" w:eastAsiaTheme="majorEastAsia"/>
        </w:rPr>
      </w:pPr>
    </w:p>
    <w:p w:rsidRPr="003563F0" w:rsidR="003563F0" w:rsidP="7FCBC92A" w:rsidRDefault="5BABD49C" w14:paraId="7FF5AE54" w14:textId="77777777">
      <w:pPr>
        <w:pStyle w:val="paragraph"/>
        <w:numPr>
          <w:ilvl w:val="0"/>
          <w:numId w:val="36"/>
        </w:numPr>
        <w:spacing w:before="0" w:beforeAutospacing="off" w:after="0" w:afterAutospacing="off"/>
        <w:textAlignment w:val="baseline"/>
        <w:rPr>
          <w:rFonts w:ascii="Montserrat Light" w:hAnsi="Montserrat Light" w:cs="Calibri"/>
          <w:sz w:val="22"/>
          <w:szCs w:val="22"/>
        </w:rPr>
      </w:pPr>
      <w:r w:rsidRPr="4BDE7A5A" w:rsidR="5BABD49C">
        <w:rPr>
          <w:rStyle w:val="normaltextrun"/>
          <w:rFonts w:ascii="Montserrat Light" w:hAnsi="Montserrat Light" w:eastAsia="游ゴシック Light" w:cs="Calibri" w:eastAsiaTheme="majorEastAsia"/>
          <w:sz w:val="22"/>
          <w:szCs w:val="22"/>
        </w:rPr>
        <w:t>Meet your therapist</w:t>
      </w:r>
      <w:r w:rsidRPr="4BDE7A5A" w:rsidR="5BABD49C">
        <w:rPr>
          <w:rStyle w:val="eop"/>
          <w:rFonts w:ascii="Montserrat Light" w:hAnsi="Montserrat Light" w:eastAsia="游ゴシック Light" w:cs="Calibri" w:eastAsiaTheme="majorEastAsia"/>
          <w:sz w:val="22"/>
          <w:szCs w:val="22"/>
        </w:rPr>
        <w:t> </w:t>
      </w:r>
    </w:p>
    <w:p w:rsidR="2860B8D3" w:rsidP="0A928221" w:rsidRDefault="2860B8D3" w14:paraId="1BD020FC" w14:textId="44FC4D04">
      <w:pPr>
        <w:pStyle w:val="paragraph"/>
        <w:numPr>
          <w:ilvl w:val="1"/>
          <w:numId w:val="36"/>
        </w:numPr>
        <w:spacing w:before="0" w:beforeAutospacing="off" w:after="0" w:afterAutospacing="off"/>
        <w:rPr>
          <w:rFonts w:ascii="Montserrat Light" w:hAnsi="Montserrat Light" w:eastAsia="Montserrat Light" w:cs="Montserrat Light"/>
          <w:sz w:val="22"/>
          <w:szCs w:val="22"/>
        </w:rPr>
      </w:pPr>
      <w:hyperlink r:id="R36d43bb041204a60">
        <w:r w:rsidRPr="0A928221" w:rsidR="2860B8D3">
          <w:rPr>
            <w:rStyle w:val="Hyperlink"/>
            <w:rFonts w:ascii="Montserrat Light" w:hAnsi="Montserrat Light" w:eastAsia="Montserrat Light" w:cs="Montserrat Light"/>
            <w:sz w:val="22"/>
            <w:szCs w:val="22"/>
          </w:rPr>
          <w:t>Local</w:t>
        </w:r>
      </w:hyperlink>
    </w:p>
    <w:p w:rsidR="61C8341C" w:rsidP="75C79244" w:rsidRDefault="61C8341C" w14:paraId="530A1BBF" w14:textId="223834F9">
      <w:pPr>
        <w:pStyle w:val="paragraph"/>
        <w:numPr>
          <w:ilvl w:val="1"/>
          <w:numId w:val="36"/>
        </w:numPr>
        <w:spacing w:before="0" w:beforeAutospacing="off" w:after="0" w:afterAutospacing="off"/>
        <w:rPr>
          <w:rStyle w:val="eop"/>
          <w:rFonts w:ascii="Montserrat Light" w:hAnsi="Montserrat Light" w:eastAsia="游ゴシック Light" w:cs="Calibri" w:eastAsiaTheme="majorEastAsia"/>
          <w:b w:val="0"/>
          <w:bCs w:val="0"/>
          <w:sz w:val="22"/>
          <w:szCs w:val="22"/>
        </w:rPr>
      </w:pPr>
      <w:hyperlink r:id="Rdc4d3a0016ce45cc">
        <w:r w:rsidRPr="75C79244" w:rsidR="61C8341C">
          <w:rPr>
            <w:rStyle w:val="Hyperlink"/>
            <w:rFonts w:ascii="Montserrat Light" w:hAnsi="Montserrat Light" w:eastAsia="Montserrat Light" w:cs="Montserrat Light"/>
            <w:b w:val="0"/>
            <w:bCs w:val="0"/>
            <w:sz w:val="22"/>
            <w:szCs w:val="22"/>
          </w:rPr>
          <w:t>Viverant</w:t>
        </w:r>
      </w:hyperlink>
    </w:p>
    <w:p w:rsidR="49D533B0" w:rsidP="75C79244" w:rsidRDefault="49D533B0" w14:paraId="1598B7E4" w14:textId="0DAE160F">
      <w:pPr>
        <w:pStyle w:val="paragraph"/>
        <w:numPr>
          <w:ilvl w:val="1"/>
          <w:numId w:val="36"/>
        </w:numPr>
        <w:spacing w:before="0" w:beforeAutospacing="off" w:after="0" w:afterAutospacing="off"/>
        <w:rPr>
          <w:rStyle w:val="eop"/>
          <w:rFonts w:ascii="Montserrat Light" w:hAnsi="Montserrat Light" w:eastAsia="游ゴシック Light" w:cs="Calibri" w:eastAsiaTheme="majorEastAsia"/>
          <w:b w:val="0"/>
          <w:bCs w:val="0"/>
          <w:sz w:val="22"/>
          <w:szCs w:val="22"/>
        </w:rPr>
      </w:pPr>
      <w:hyperlink r:id="Re26a6070134f400c">
        <w:r w:rsidRPr="75C79244" w:rsidR="49D533B0">
          <w:rPr>
            <w:rStyle w:val="Hyperlink"/>
            <w:rFonts w:ascii="Montserrat Light" w:hAnsi="Montserrat Light" w:eastAsia="游ゴシック Light" w:cs="Calibri" w:eastAsiaTheme="majorEastAsia"/>
            <w:b w:val="0"/>
            <w:bCs w:val="0"/>
            <w:sz w:val="22"/>
            <w:szCs w:val="22"/>
          </w:rPr>
          <w:t>Chiropractic Care</w:t>
        </w:r>
      </w:hyperlink>
    </w:p>
    <w:p w:rsidR="75C79244" w:rsidP="75C79244" w:rsidRDefault="75C79244" w14:paraId="4CB58C86" w14:textId="21D1BFDE">
      <w:pPr>
        <w:pStyle w:val="paragraph"/>
        <w:spacing w:before="0" w:beforeAutospacing="off" w:after="0" w:afterAutospacing="off"/>
        <w:ind w:left="1620"/>
        <w:rPr>
          <w:rStyle w:val="eop"/>
          <w:rFonts w:ascii="Montserrat Light" w:hAnsi="Montserrat Light" w:eastAsia="Montserrat Light" w:cs="Montserrat Light"/>
          <w:sz w:val="22"/>
          <w:szCs w:val="22"/>
        </w:rPr>
      </w:pPr>
    </w:p>
    <w:p w:rsidR="1C0278FC" w:rsidP="1C0278FC" w:rsidRDefault="1C0278FC" w14:paraId="2B96EFD7" w14:textId="6328B9DA">
      <w:pPr>
        <w:pStyle w:val="paragraph"/>
        <w:spacing w:before="0" w:beforeAutospacing="0" w:after="0" w:afterAutospacing="0"/>
        <w:rPr>
          <w:rStyle w:val="eop"/>
          <w:rFonts w:ascii="Montserrat Light" w:hAnsi="Montserrat Light" w:cs="Calibri" w:eastAsiaTheme="majorEastAsia"/>
          <w:sz w:val="22"/>
          <w:szCs w:val="22"/>
        </w:rPr>
      </w:pPr>
    </w:p>
    <w:p w:rsidR="5D332F7A" w:rsidP="1C0278FC" w:rsidRDefault="5D332F7A" w14:paraId="7BFC4009" w14:textId="7076E149">
      <w:pPr>
        <w:pStyle w:val="paragraph"/>
        <w:spacing w:before="0" w:beforeAutospacing="0" w:after="0" w:afterAutospacing="0"/>
        <w:rPr>
          <w:rStyle w:val="eop"/>
          <w:rFonts w:ascii="Montserrat Light" w:hAnsi="Montserrat Light" w:cs="Calibri" w:eastAsiaTheme="majorEastAsia"/>
          <w:sz w:val="22"/>
          <w:szCs w:val="22"/>
        </w:rPr>
      </w:pPr>
      <w:r>
        <w:rPr>
          <w:noProof/>
        </w:rPr>
        <w:drawing>
          <wp:inline distT="0" distB="0" distL="0" distR="0" wp14:anchorId="52C34183" wp14:editId="35487782">
            <wp:extent cx="3778444" cy="3778444"/>
            <wp:effectExtent l="0" t="0" r="0" b="0"/>
            <wp:docPr id="873356161" name="Picture 87335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3778444" cy="3778444"/>
                    </a:xfrm>
                    <a:prstGeom prst="rect">
                      <a:avLst/>
                    </a:prstGeom>
                  </pic:spPr>
                </pic:pic>
              </a:graphicData>
            </a:graphic>
          </wp:inline>
        </w:drawing>
      </w:r>
    </w:p>
    <w:p w:rsidR="1C0278FC" w:rsidP="1C0278FC" w:rsidRDefault="1C0278FC" w14:paraId="5EEDE198" w14:textId="3D776384">
      <w:pPr>
        <w:pStyle w:val="paragraph"/>
        <w:spacing w:before="0" w:beforeAutospacing="0" w:after="0" w:afterAutospacing="0"/>
        <w:rPr>
          <w:rStyle w:val="eop"/>
          <w:rFonts w:ascii="Montserrat Light" w:hAnsi="Montserrat Light" w:cs="Calibri" w:eastAsiaTheme="majorEastAsia"/>
          <w:sz w:val="22"/>
          <w:szCs w:val="22"/>
        </w:rPr>
      </w:pPr>
    </w:p>
    <w:p w:rsidRPr="003563F0" w:rsidR="003563F0" w:rsidP="7FCBC92A" w:rsidRDefault="5BABD49C" w14:paraId="0F2DDA35" w14:textId="77777777">
      <w:pPr>
        <w:pStyle w:val="paragraph"/>
        <w:numPr>
          <w:ilvl w:val="0"/>
          <w:numId w:val="36"/>
        </w:numPr>
        <w:spacing w:before="0" w:beforeAutospacing="off" w:after="0" w:afterAutospacing="off"/>
        <w:textAlignment w:val="baseline"/>
        <w:rPr>
          <w:rFonts w:ascii="Montserrat Light" w:hAnsi="Montserrat Light" w:cs="Calibri"/>
          <w:sz w:val="22"/>
          <w:szCs w:val="22"/>
        </w:rPr>
      </w:pPr>
      <w:r w:rsidRPr="75C79244" w:rsidR="23279D8A">
        <w:rPr>
          <w:rStyle w:val="normaltextrun"/>
          <w:rFonts w:ascii="Montserrat Light" w:hAnsi="Montserrat Light" w:eastAsia="游ゴシック Light" w:cs="Calibri" w:eastAsiaTheme="majorEastAsia"/>
          <w:sz w:val="22"/>
          <w:szCs w:val="22"/>
        </w:rPr>
        <w:t>PT client spotlight</w:t>
      </w:r>
      <w:r w:rsidRPr="75C79244" w:rsidR="23279D8A">
        <w:rPr>
          <w:rStyle w:val="eop"/>
          <w:rFonts w:ascii="Montserrat Light" w:hAnsi="Montserrat Light" w:eastAsia="游ゴシック Light" w:cs="Calibri" w:eastAsiaTheme="majorEastAsia"/>
          <w:sz w:val="22"/>
          <w:szCs w:val="22"/>
        </w:rPr>
        <w:t> </w:t>
      </w:r>
    </w:p>
    <w:p w:rsidR="6E44EE0C" w:rsidP="0A928221" w:rsidRDefault="6E44EE0C" w14:paraId="0356F647" w14:textId="2A68B5BC">
      <w:pPr>
        <w:pStyle w:val="paragraph"/>
        <w:numPr>
          <w:ilvl w:val="1"/>
          <w:numId w:val="36"/>
        </w:numPr>
        <w:spacing w:before="0" w:beforeAutospacing="off" w:after="0" w:afterAutospacing="off"/>
        <w:rPr>
          <w:rFonts w:ascii="Montserrat Light" w:hAnsi="Montserrat Light" w:eastAsia="Montserrat Light" w:cs="Montserrat Light"/>
          <w:sz w:val="22"/>
          <w:szCs w:val="22"/>
        </w:rPr>
      </w:pPr>
      <w:hyperlink r:id="R15a6d12022b24949">
        <w:r w:rsidRPr="0A928221" w:rsidR="6E44EE0C">
          <w:rPr>
            <w:rStyle w:val="Hyperlink"/>
            <w:rFonts w:ascii="Montserrat Light" w:hAnsi="Montserrat Light" w:eastAsia="Montserrat Light" w:cs="Montserrat Light"/>
            <w:sz w:val="22"/>
            <w:szCs w:val="22"/>
          </w:rPr>
          <w:t>Local</w:t>
        </w:r>
      </w:hyperlink>
    </w:p>
    <w:p w:rsidR="6E44EE0C" w:rsidP="75C79244" w:rsidRDefault="6E44EE0C" w14:paraId="481BF2B6" w14:textId="7E763334">
      <w:pPr>
        <w:pStyle w:val="paragraph"/>
        <w:numPr>
          <w:ilvl w:val="1"/>
          <w:numId w:val="36"/>
        </w:numPr>
        <w:spacing w:before="0" w:beforeAutospacing="off" w:after="0" w:afterAutospacing="off"/>
        <w:rPr>
          <w:rFonts w:ascii="Montserrat Light" w:hAnsi="Montserrat Light" w:eastAsia="Montserrat Light" w:cs="Montserrat Light"/>
          <w:sz w:val="22"/>
          <w:szCs w:val="22"/>
        </w:rPr>
      </w:pPr>
      <w:hyperlink r:id="R880b5cd1366e4e18">
        <w:r w:rsidRPr="75C79244" w:rsidR="5F97DE80">
          <w:rPr>
            <w:rStyle w:val="Hyperlink"/>
            <w:rFonts w:ascii="Montserrat Light" w:hAnsi="Montserrat Light" w:eastAsia="Montserrat Light" w:cs="Montserrat Light"/>
            <w:sz w:val="22"/>
            <w:szCs w:val="22"/>
          </w:rPr>
          <w:t>Viverant</w:t>
        </w:r>
      </w:hyperlink>
    </w:p>
    <w:p w:rsidR="2DD06C62" w:rsidP="75C79244" w:rsidRDefault="2DD06C62" w14:paraId="0EA2CBA2" w14:textId="391D5B88">
      <w:pPr>
        <w:pStyle w:val="paragraph"/>
        <w:numPr>
          <w:ilvl w:val="1"/>
          <w:numId w:val="36"/>
        </w:numPr>
        <w:spacing w:before="0" w:beforeAutospacing="off" w:after="0" w:afterAutospacing="off"/>
        <w:rPr>
          <w:rFonts w:ascii="Montserrat Light" w:hAnsi="Montserrat Light" w:eastAsia="Montserrat Light" w:cs="Montserrat Light"/>
          <w:sz w:val="22"/>
          <w:szCs w:val="22"/>
        </w:rPr>
      </w:pPr>
      <w:hyperlink r:id="R8f23b6be534e46ec">
        <w:r w:rsidRPr="75C79244" w:rsidR="2DD06C62">
          <w:rPr>
            <w:rStyle w:val="Hyperlink"/>
            <w:rFonts w:ascii="Montserrat Light" w:hAnsi="Montserrat Light" w:eastAsia="Montserrat Light" w:cs="Montserrat Light"/>
            <w:sz w:val="22"/>
            <w:szCs w:val="22"/>
          </w:rPr>
          <w:t>Chiropractic Care</w:t>
        </w:r>
      </w:hyperlink>
    </w:p>
    <w:p w:rsidR="1C0278FC" w:rsidP="1C0278FC" w:rsidRDefault="1C0278FC" w14:paraId="289E88D4" w14:textId="7B7F2963">
      <w:pPr>
        <w:pStyle w:val="paragraph"/>
        <w:spacing w:before="0" w:beforeAutospacing="0" w:after="0" w:afterAutospacing="0"/>
        <w:rPr>
          <w:rFonts w:ascii="Montserrat Light" w:hAnsi="Montserrat Light" w:cs="Calibri"/>
          <w:sz w:val="22"/>
          <w:szCs w:val="22"/>
        </w:rPr>
      </w:pPr>
    </w:p>
    <w:p w:rsidR="2DA13091" w:rsidP="1C0278FC" w:rsidRDefault="2DA13091" w14:paraId="11D58AB9" w14:textId="5C6173EF">
      <w:pPr>
        <w:pStyle w:val="paragraph"/>
        <w:spacing w:before="0" w:beforeAutospacing="0" w:after="0" w:afterAutospacing="0"/>
        <w:rPr>
          <w:rFonts w:ascii="Montserrat Light" w:hAnsi="Montserrat Light" w:cs="Calibri"/>
          <w:sz w:val="22"/>
          <w:szCs w:val="22"/>
        </w:rPr>
      </w:pPr>
      <w:r>
        <w:rPr>
          <w:noProof/>
        </w:rPr>
        <w:drawing>
          <wp:inline distT="0" distB="0" distL="0" distR="0" wp14:anchorId="6318408D" wp14:editId="4EA89C8B">
            <wp:extent cx="3784794" cy="3784794"/>
            <wp:effectExtent l="0" t="0" r="0" b="0"/>
            <wp:docPr id="936493600" name="Picture 93649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extLst>
                        <a:ext uri="{28A0092B-C50C-407E-A947-70E740481C1C}">
                          <a14:useLocalDpi xmlns:a14="http://schemas.microsoft.com/office/drawing/2010/main" val="0"/>
                        </a:ext>
                      </a:extLst>
                    </a:blip>
                    <a:stretch>
                      <a:fillRect/>
                    </a:stretch>
                  </pic:blipFill>
                  <pic:spPr>
                    <a:xfrm>
                      <a:off x="0" y="0"/>
                      <a:ext cx="3784794" cy="3784794"/>
                    </a:xfrm>
                    <a:prstGeom prst="rect">
                      <a:avLst/>
                    </a:prstGeom>
                  </pic:spPr>
                </pic:pic>
              </a:graphicData>
            </a:graphic>
          </wp:inline>
        </w:drawing>
      </w:r>
    </w:p>
    <w:p w:rsidR="1C0278FC" w:rsidP="1C0278FC" w:rsidRDefault="1C0278FC" w14:paraId="186A92E5" w14:textId="5836865A">
      <w:pPr>
        <w:pStyle w:val="paragraph"/>
        <w:spacing w:before="0" w:beforeAutospacing="0" w:after="0" w:afterAutospacing="0"/>
        <w:rPr>
          <w:rFonts w:ascii="Montserrat Light" w:hAnsi="Montserrat Light" w:cs="Calibri"/>
          <w:sz w:val="22"/>
          <w:szCs w:val="22"/>
        </w:rPr>
      </w:pPr>
    </w:p>
    <w:p w:rsidRPr="003563F0" w:rsidR="003563F0" w:rsidP="003563F0" w:rsidRDefault="091185E0" w14:paraId="6FBB7588" w14:textId="42827AFD">
      <w:pPr>
        <w:pStyle w:val="Heading2"/>
      </w:pPr>
      <w:r w:rsidRPr="5F68C211" w:rsidR="091185E0">
        <w:rPr>
          <w:rStyle w:val="eop"/>
          <w:rFonts w:ascii="Calibri" w:hAnsi="Calibri" w:cs="Calibri"/>
        </w:rPr>
        <w:t> </w:t>
      </w:r>
      <w:bookmarkStart w:name="_Toc2143817898" w:id="1185928429"/>
      <w:r w:rsidRPr="5F68C211" w:rsidR="091185E0">
        <w:rPr>
          <w:rStyle w:val="normaltextrun"/>
        </w:rPr>
        <w:t>Email</w:t>
      </w:r>
      <w:bookmarkEnd w:id="1185928429"/>
      <w:r w:rsidRPr="5F68C211" w:rsidR="091185E0">
        <w:rPr>
          <w:rStyle w:val="eop"/>
        </w:rPr>
        <w:t> </w:t>
      </w:r>
    </w:p>
    <w:p w:rsidR="24E3FE9A" w:rsidP="7FCBC92A" w:rsidRDefault="24E3FE9A" w14:paraId="42283D7A" w14:textId="779B6652">
      <w:pPr>
        <w:pStyle w:val="paragraph"/>
        <w:numPr>
          <w:ilvl w:val="0"/>
          <w:numId w:val="35"/>
        </w:numPr>
        <w:spacing w:before="0" w:beforeAutospacing="off" w:after="0" w:afterAutospacing="off"/>
        <w:rPr>
          <w:rFonts w:ascii="Montserrat Light" w:hAnsi="Montserrat Light" w:eastAsia="Montserrat Light" w:cs="Montserrat Light"/>
        </w:rPr>
      </w:pPr>
      <w:r w:rsidRPr="0A928221" w:rsidR="58FA3A71">
        <w:rPr>
          <w:rFonts w:ascii="Montserrat Light" w:hAnsi="Montserrat Light" w:eastAsia="Montserrat Light" w:cs="Montserrat Light"/>
        </w:rPr>
        <w:t>AF-</w:t>
      </w:r>
      <w:r w:rsidRPr="0A928221" w:rsidR="58FA3A71">
        <w:rPr>
          <w:rFonts w:ascii="Montserrat Light" w:hAnsi="Montserrat Light" w:eastAsia="Montserrat Light" w:cs="Montserrat Light"/>
        </w:rPr>
        <w:t>PhysicalTherapy</w:t>
      </w:r>
      <w:r w:rsidRPr="0A928221" w:rsidR="58FA3A71">
        <w:rPr>
          <w:rFonts w:ascii="Montserrat Light" w:hAnsi="Montserrat Light" w:eastAsia="Montserrat Light" w:cs="Montserrat Light"/>
        </w:rPr>
        <w:t>-Local-Steady</w:t>
      </w:r>
    </w:p>
    <w:p w:rsidR="24E3FE9A" w:rsidP="7FCBC92A" w:rsidRDefault="24E3FE9A" w14:paraId="4776E5A0" w14:textId="107D5902">
      <w:pPr>
        <w:pStyle w:val="paragraph"/>
        <w:numPr>
          <w:ilvl w:val="0"/>
          <w:numId w:val="35"/>
        </w:numPr>
        <w:spacing w:before="0" w:beforeAutospacing="off" w:after="0" w:afterAutospacing="off"/>
        <w:rPr>
          <w:rFonts w:ascii="Montserrat Light" w:hAnsi="Montserrat Light" w:eastAsia="Montserrat Light" w:cs="Montserrat Light"/>
        </w:rPr>
      </w:pPr>
      <w:r w:rsidRPr="75C79244" w:rsidR="58FA3A71">
        <w:rPr>
          <w:rFonts w:ascii="Montserrat Light" w:hAnsi="Montserrat Light" w:eastAsia="Montserrat Light" w:cs="Montserrat Light"/>
        </w:rPr>
        <w:t>AF-</w:t>
      </w:r>
      <w:r w:rsidRPr="75C79244" w:rsidR="58FA3A71">
        <w:rPr>
          <w:rFonts w:ascii="Montserrat Light" w:hAnsi="Montserrat Light" w:eastAsia="Montserrat Light" w:cs="Montserrat Light"/>
        </w:rPr>
        <w:t>PhysicalTherapy</w:t>
      </w:r>
      <w:r w:rsidRPr="75C79244" w:rsidR="58FA3A71">
        <w:rPr>
          <w:rFonts w:ascii="Montserrat Light" w:hAnsi="Montserrat Light" w:eastAsia="Montserrat Light" w:cs="Montserrat Light"/>
        </w:rPr>
        <w:t>-Viverant- Steady</w:t>
      </w:r>
    </w:p>
    <w:p w:rsidR="24E3FE9A" w:rsidP="6239F2F4" w:rsidRDefault="24E3FE9A" w14:paraId="20541900" w14:textId="0D417941">
      <w:pPr>
        <w:pStyle w:val="paragraph"/>
        <w:spacing w:before="0" w:beforeAutospacing="0" w:after="0" w:afterAutospacing="0"/>
        <w:ind w:left="720"/>
        <w:rPr>
          <w:rStyle w:val="normaltextrun"/>
          <w:rFonts w:ascii="Calibri" w:hAnsi="Calibri" w:cs="Calibri" w:eastAsiaTheme="majorEastAsia"/>
          <w:sz w:val="22"/>
          <w:szCs w:val="22"/>
        </w:rPr>
      </w:pPr>
    </w:p>
    <w:p w:rsidR="5634F841" w:rsidP="5634F841" w:rsidRDefault="5634F841" w14:paraId="37EEB638" w14:textId="0EF21971">
      <w:pPr>
        <w:pStyle w:val="paragraph"/>
        <w:spacing w:before="0" w:beforeAutospacing="0" w:after="0" w:afterAutospacing="0"/>
        <w:ind w:left="720"/>
        <w:rPr>
          <w:rFonts w:ascii="Montserrat Light" w:hAnsi="Montserrat Light" w:cs="Calibri"/>
          <w:sz w:val="22"/>
          <w:szCs w:val="22"/>
        </w:rPr>
      </w:pPr>
    </w:p>
    <w:p w:rsidR="003563F0" w:rsidP="003563F0" w:rsidRDefault="003563F0" w14:paraId="286751AD" w14:textId="77777777">
      <w:pPr>
        <w:pStyle w:val="paragraph"/>
        <w:spacing w:before="0" w:beforeAutospacing="0" w:after="0" w:afterAutospacing="0"/>
        <w:textAlignment w:val="baseline"/>
        <w:rPr>
          <w:rStyle w:val="normaltextrun"/>
          <w:rFonts w:ascii="Montserrat Light" w:hAnsi="Montserrat Light" w:cs="Calibri" w:eastAsiaTheme="majorEastAsia"/>
          <w:b/>
          <w:bCs/>
          <w:color w:val="155724"/>
        </w:rPr>
      </w:pPr>
    </w:p>
    <w:p w:rsidRPr="003563F0" w:rsidR="003563F0" w:rsidP="003563F0" w:rsidRDefault="091185E0" w14:paraId="165A61DC" w14:textId="1ECC8DC4">
      <w:pPr>
        <w:pStyle w:val="Heading2"/>
      </w:pPr>
      <w:bookmarkStart w:name="_Toc1223818467" w:id="876412533"/>
      <w:r w:rsidRPr="5F68C211" w:rsidR="091185E0">
        <w:rPr>
          <w:rStyle w:val="normaltextrun"/>
        </w:rPr>
        <w:t>In-Club Content</w:t>
      </w:r>
      <w:bookmarkEnd w:id="876412533"/>
      <w:r w:rsidRPr="5F68C211" w:rsidR="091185E0">
        <w:rPr>
          <w:rStyle w:val="eop"/>
        </w:rPr>
        <w:t> </w:t>
      </w:r>
    </w:p>
    <w:p w:rsidR="003563F0" w:rsidP="7FCBC92A" w:rsidRDefault="003563F0" w14:paraId="6A2965E2" w14:textId="71A8DABA">
      <w:pPr>
        <w:pStyle w:val="paragraph"/>
        <w:spacing w:before="0" w:beforeAutospacing="off" w:after="0" w:afterAutospacing="off"/>
        <w:textAlignment w:val="baseline"/>
        <w:rPr>
          <w:rStyle w:val="eop"/>
          <w:rFonts w:ascii="Montserrat Light" w:hAnsi="Montserrat Light" w:eastAsia="游ゴシック Light" w:cs="Calibri" w:eastAsiaTheme="majorEastAsia"/>
          <w:sz w:val="22"/>
          <w:szCs w:val="22"/>
        </w:rPr>
      </w:pPr>
      <w:r w:rsidRPr="7FCBC92A" w:rsidR="003563F0">
        <w:rPr>
          <w:rStyle w:val="normaltextrun"/>
          <w:rFonts w:ascii="Montserrat Light" w:hAnsi="Montserrat Light" w:eastAsia="游ゴシック Light" w:cs="Calibri" w:eastAsiaTheme="majorEastAsia"/>
          <w:b w:val="1"/>
          <w:bCs w:val="1"/>
          <w:sz w:val="22"/>
          <w:szCs w:val="22"/>
        </w:rPr>
        <w:t>Digital</w:t>
      </w:r>
      <w:r w:rsidRPr="7FCBC92A" w:rsidR="003563F0">
        <w:rPr>
          <w:rStyle w:val="eop"/>
          <w:rFonts w:ascii="Montserrat Light" w:hAnsi="Montserrat Light" w:eastAsia="游ゴシック Light" w:cs="Calibri" w:eastAsiaTheme="majorEastAsia"/>
          <w:sz w:val="22"/>
          <w:szCs w:val="22"/>
        </w:rPr>
        <w:t xml:space="preserve"> – </w:t>
      </w:r>
      <w:r w:rsidRPr="7FCBC92A" w:rsidR="003563F0">
        <w:rPr>
          <w:rStyle w:val="normaltextrun"/>
          <w:rFonts w:ascii="Montserrat Light" w:hAnsi="Montserrat Light" w:eastAsia="游ゴシック Light" w:cs="Calibri" w:eastAsiaTheme="majorEastAsia"/>
          <w:sz w:val="22"/>
          <w:szCs w:val="22"/>
        </w:rPr>
        <w:t xml:space="preserve">Use these assets (available to download in the Brand Marketing Center) to create awareness of and interest in your </w:t>
      </w:r>
      <w:r w:rsidRPr="7FCBC92A" w:rsidR="5A9DA756">
        <w:rPr>
          <w:rStyle w:val="normaltextrun"/>
          <w:rFonts w:ascii="Montserrat Light" w:hAnsi="Montserrat Light" w:eastAsia="游ゴシック Light" w:cs="Calibri" w:eastAsiaTheme="majorEastAsia"/>
          <w:sz w:val="22"/>
          <w:szCs w:val="22"/>
        </w:rPr>
        <w:t xml:space="preserve">provider </w:t>
      </w:r>
      <w:r w:rsidRPr="7FCBC92A" w:rsidR="003563F0">
        <w:rPr>
          <w:rStyle w:val="normaltextrun"/>
          <w:rFonts w:ascii="Montserrat Light" w:hAnsi="Montserrat Light" w:eastAsia="游ゴシック Light" w:cs="Calibri" w:eastAsiaTheme="majorEastAsia"/>
          <w:sz w:val="22"/>
          <w:szCs w:val="22"/>
        </w:rPr>
        <w:t>program:</w:t>
      </w:r>
      <w:r w:rsidRPr="7FCBC92A" w:rsidR="003563F0">
        <w:rPr>
          <w:rStyle w:val="eop"/>
          <w:rFonts w:ascii="Montserrat Light" w:hAnsi="Montserrat Light" w:eastAsia="游ゴシック Light" w:cs="Calibri" w:eastAsiaTheme="majorEastAsia"/>
          <w:sz w:val="22"/>
          <w:szCs w:val="22"/>
        </w:rPr>
        <w:t> </w:t>
      </w:r>
    </w:p>
    <w:p w:rsidR="003563F0" w:rsidP="003563F0" w:rsidRDefault="003563F0" w14:paraId="66AB6882" w14:textId="77777777">
      <w:pPr>
        <w:pStyle w:val="paragraph"/>
        <w:spacing w:before="0" w:beforeAutospacing="0" w:after="0" w:afterAutospacing="0"/>
        <w:textAlignment w:val="baseline"/>
        <w:rPr>
          <w:rStyle w:val="eop"/>
          <w:rFonts w:ascii="Montserrat Light" w:hAnsi="Montserrat Light" w:cs="Calibri" w:eastAsiaTheme="majorEastAsia"/>
          <w:sz w:val="22"/>
          <w:szCs w:val="22"/>
        </w:rPr>
      </w:pPr>
    </w:p>
    <w:p w:rsidR="20D74A01" w:rsidP="6239F2F4" w:rsidRDefault="20D74A01" w14:paraId="1F891472" w14:textId="669B2375">
      <w:pPr>
        <w:rPr>
          <w:rFonts w:ascii="Montserrat Light" w:hAnsi="Montserrat Light" w:eastAsia="Montserrat Light" w:cs="Montserrat Light"/>
        </w:rPr>
      </w:pPr>
      <w:r w:rsidRPr="75C79244" w:rsidR="378FF44E">
        <w:rPr>
          <w:rFonts w:ascii="Montserrat Light" w:hAnsi="Montserrat Light" w:eastAsia="Montserrat Light" w:cs="Montserrat Light"/>
        </w:rPr>
        <w:t>Digital Screens (</w:t>
      </w:r>
      <w:r w:rsidRPr="75C79244" w:rsidR="0434F198">
        <w:rPr>
          <w:rFonts w:ascii="Montserrat Light" w:hAnsi="Montserrat Light" w:eastAsia="Montserrat Light" w:cs="Montserrat Light"/>
        </w:rPr>
        <w:t>horizontal</w:t>
      </w:r>
      <w:r w:rsidRPr="75C79244" w:rsidR="378FF44E">
        <w:rPr>
          <w:rFonts w:ascii="Montserrat Light" w:hAnsi="Montserrat Light" w:eastAsia="Montserrat Light" w:cs="Montserrat Light"/>
        </w:rPr>
        <w:t>)</w:t>
      </w:r>
    </w:p>
    <w:tbl>
      <w:tblPr>
        <w:tblStyle w:val="TableGrid"/>
        <w:tblW w:w="50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35"/>
      </w:tblGrid>
      <w:tr w:rsidR="003563F0" w:rsidTr="0A928221" w14:paraId="70C98846" w14:textId="77777777">
        <w:trPr>
          <w:trHeight w:val="345"/>
        </w:trPr>
        <w:tc>
          <w:tcPr>
            <w:tcW w:w="5035" w:type="dxa"/>
            <w:tcMar/>
          </w:tcPr>
          <w:p w:rsidRPr="003563F0" w:rsidR="003563F0" w:rsidP="0A928221" w:rsidRDefault="5BABD49C" w14:paraId="4066B39C" w14:textId="0AD635AD">
            <w:pPr>
              <w:pStyle w:val="paragraph"/>
              <w:numPr>
                <w:ilvl w:val="0"/>
                <w:numId w:val="31"/>
              </w:numPr>
              <w:spacing w:before="0" w:beforeAutospacing="off" w:after="0" w:afterAutospacing="off"/>
              <w:ind w:left="420" w:firstLine="0"/>
              <w:textAlignment w:val="baseline"/>
              <w:rPr>
                <w:rFonts w:ascii="Montserrat Light" w:hAnsi="Montserrat Light" w:eastAsia="Montserrat Light" w:cs="Montserrat Light"/>
                <w:sz w:val="22"/>
                <w:szCs w:val="22"/>
              </w:rPr>
            </w:pPr>
            <w:hyperlink r:id="R704a58c5e009488a">
              <w:r w:rsidRPr="0A928221" w:rsidR="108357AB">
                <w:rPr>
                  <w:rStyle w:val="Hyperlink"/>
                  <w:rFonts w:ascii="Montserrat Light" w:hAnsi="Montserrat Light" w:eastAsia="Montserrat Light" w:cs="Montserrat Light"/>
                  <w:sz w:val="22"/>
                  <w:szCs w:val="22"/>
                </w:rPr>
                <w:t>L</w:t>
              </w:r>
              <w:r w:rsidRPr="0A928221" w:rsidR="5BABD49C">
                <w:rPr>
                  <w:rStyle w:val="Hyperlink"/>
                  <w:rFonts w:ascii="Montserrat Light" w:hAnsi="Montserrat Light" w:eastAsia="Montserrat Light" w:cs="Montserrat Light"/>
                  <w:sz w:val="22"/>
                  <w:szCs w:val="22"/>
                </w:rPr>
                <w:t>ocal </w:t>
              </w:r>
            </w:hyperlink>
          </w:p>
          <w:p w:rsidRPr="003563F0" w:rsidR="003563F0" w:rsidP="75C79244" w:rsidRDefault="5BABD49C" w14:paraId="4537753A" w14:textId="3D6AF6FF">
            <w:pPr>
              <w:pStyle w:val="paragraph"/>
              <w:numPr>
                <w:ilvl w:val="0"/>
                <w:numId w:val="32"/>
              </w:numPr>
              <w:spacing w:before="0" w:beforeAutospacing="off" w:after="0" w:afterAutospacing="off"/>
              <w:ind w:left="420" w:firstLine="0"/>
              <w:textAlignment w:val="baseline"/>
              <w:rPr>
                <w:rFonts w:ascii="Montserrat Light" w:hAnsi="Montserrat Light" w:eastAsia="Montserrat Light" w:cs="Montserrat Light"/>
                <w:sz w:val="22"/>
                <w:szCs w:val="22"/>
              </w:rPr>
            </w:pPr>
            <w:hyperlink r:id="Red0f719abb8a49da">
              <w:r w:rsidRPr="75C79244" w:rsidR="23279D8A">
                <w:rPr>
                  <w:rStyle w:val="Hyperlink"/>
                  <w:rFonts w:ascii="Montserrat Light" w:hAnsi="Montserrat Light" w:eastAsia="Montserrat Light" w:cs="Montserrat Light"/>
                  <w:sz w:val="22"/>
                  <w:szCs w:val="22"/>
                </w:rPr>
                <w:t>Viverant </w:t>
              </w:r>
            </w:hyperlink>
          </w:p>
          <w:p w:rsidR="37C1B48E" w:rsidP="75C79244" w:rsidRDefault="37C1B48E" w14:paraId="7DF23FBA" w14:textId="6439EA3B">
            <w:pPr>
              <w:pStyle w:val="paragraph"/>
              <w:numPr>
                <w:ilvl w:val="0"/>
                <w:numId w:val="32"/>
              </w:numPr>
              <w:spacing w:before="0" w:beforeAutospacing="off" w:after="0" w:afterAutospacing="off"/>
              <w:ind w:left="420" w:firstLine="0"/>
              <w:rPr>
                <w:rFonts w:ascii="Montserrat Light" w:hAnsi="Montserrat Light" w:eastAsia="Montserrat Light" w:cs="Montserrat Light"/>
                <w:sz w:val="22"/>
                <w:szCs w:val="22"/>
              </w:rPr>
            </w:pPr>
            <w:hyperlink r:id="Rb211b306d22a48da">
              <w:r w:rsidRPr="75C79244" w:rsidR="37C1B48E">
                <w:rPr>
                  <w:rStyle w:val="Hyperlink"/>
                  <w:rFonts w:ascii="Montserrat Light" w:hAnsi="Montserrat Light" w:eastAsia="Montserrat Light" w:cs="Montserrat Light"/>
                  <w:sz w:val="22"/>
                  <w:szCs w:val="22"/>
                </w:rPr>
                <w:t>Chiropractic Care</w:t>
              </w:r>
            </w:hyperlink>
          </w:p>
          <w:p w:rsidRPr="003563F0" w:rsidR="003563F0" w:rsidP="6239F2F4" w:rsidRDefault="003563F0" w14:paraId="704D7848" w14:textId="2BD0F37E">
            <w:pPr>
              <w:pStyle w:val="paragraph"/>
              <w:spacing w:before="0" w:beforeAutospacing="0" w:after="0" w:afterAutospacing="0"/>
              <w:textAlignment w:val="baseline"/>
              <w:rPr>
                <w:rFonts w:ascii="Montserrat Light" w:hAnsi="Montserrat Light" w:eastAsia="Montserrat Light" w:cs="Montserrat Light"/>
                <w:sz w:val="22"/>
                <w:szCs w:val="22"/>
              </w:rPr>
            </w:pPr>
          </w:p>
          <w:p w:rsidRPr="003563F0" w:rsidR="003563F0" w:rsidP="6239F2F4" w:rsidRDefault="79E9E432" w14:paraId="1B59A152" w14:textId="21ABB6C0">
            <w:pPr>
              <w:pStyle w:val="paragraph"/>
              <w:spacing w:before="0" w:beforeAutospacing="0" w:after="0" w:afterAutospacing="0"/>
              <w:textAlignment w:val="baseline"/>
              <w:rPr>
                <w:rFonts w:ascii="Montserrat Light" w:hAnsi="Montserrat Light" w:eastAsia="Montserrat Light" w:cs="Montserrat Light"/>
                <w:sz w:val="22"/>
                <w:szCs w:val="22"/>
              </w:rPr>
            </w:pPr>
            <w:r>
              <w:rPr>
                <w:noProof/>
              </w:rPr>
              <w:drawing>
                <wp:inline distT="0" distB="0" distL="0" distR="0" wp14:anchorId="6597DB3C" wp14:editId="0558B7E5">
                  <wp:extent cx="3057525" cy="1733550"/>
                  <wp:effectExtent l="0" t="0" r="0" b="0"/>
                  <wp:docPr id="820236765" name="Picture 820236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extLst>
                              <a:ext uri="{28A0092B-C50C-407E-A947-70E740481C1C}">
                                <a14:useLocalDpi xmlns:a14="http://schemas.microsoft.com/office/drawing/2010/main" val="0"/>
                              </a:ext>
                            </a:extLst>
                          </a:blip>
                          <a:stretch>
                            <a:fillRect/>
                          </a:stretch>
                        </pic:blipFill>
                        <pic:spPr>
                          <a:xfrm>
                            <a:off x="0" y="0"/>
                            <a:ext cx="3057525" cy="1733550"/>
                          </a:xfrm>
                          <a:prstGeom prst="rect">
                            <a:avLst/>
                          </a:prstGeom>
                        </pic:spPr>
                      </pic:pic>
                    </a:graphicData>
                  </a:graphic>
                </wp:inline>
              </w:drawing>
            </w:r>
          </w:p>
        </w:tc>
      </w:tr>
    </w:tbl>
    <w:p w:rsidRPr="003563F0" w:rsidR="003563F0" w:rsidP="003563F0" w:rsidRDefault="003563F0" w14:paraId="098E4B93" w14:textId="33FF7BEC">
      <w:pPr>
        <w:pStyle w:val="paragraph"/>
        <w:spacing w:before="0" w:beforeAutospacing="0" w:after="0" w:afterAutospacing="0"/>
        <w:textAlignment w:val="baseline"/>
        <w:rPr>
          <w:rFonts w:ascii="Montserrat Light" w:hAnsi="Montserrat Light" w:cs="Calibri"/>
          <w:sz w:val="22"/>
          <w:szCs w:val="22"/>
        </w:rPr>
      </w:pPr>
    </w:p>
    <w:p w:rsidR="256A016A" w:rsidP="1C0278FC" w:rsidRDefault="256A016A" w14:paraId="26112070" w14:textId="045DA61E">
      <w:pPr>
        <w:rPr>
          <w:rStyle w:val="normaltextrun"/>
          <w:rFonts w:ascii="Montserrat Light" w:hAnsi="Montserrat Light" w:cs="Calibri"/>
          <w:b w:val="1"/>
          <w:bCs w:val="1"/>
        </w:rPr>
      </w:pPr>
      <w:r w:rsidRPr="75C79244" w:rsidR="1A55305D">
        <w:rPr>
          <w:rStyle w:val="normaltextrun"/>
          <w:rFonts w:ascii="Montserrat Light" w:hAnsi="Montserrat Light" w:cs="Calibri"/>
          <w:b w:val="1"/>
          <w:bCs w:val="1"/>
        </w:rPr>
        <w:t>Digital Screens (</w:t>
      </w:r>
      <w:r w:rsidRPr="75C79244" w:rsidR="685D2952">
        <w:rPr>
          <w:rStyle w:val="normaltextrun"/>
          <w:rFonts w:ascii="Montserrat Light" w:hAnsi="Montserrat Light" w:cs="Calibri"/>
          <w:b w:val="1"/>
          <w:bCs w:val="1"/>
        </w:rPr>
        <w:t>vertical</w:t>
      </w:r>
      <w:r w:rsidRPr="75C79244" w:rsidR="1A55305D">
        <w:rPr>
          <w:rStyle w:val="normaltextrun"/>
          <w:rFonts w:ascii="Montserrat Light" w:hAnsi="Montserrat Light" w:cs="Calibri"/>
          <w:b w:val="1"/>
          <w:bCs w:val="1"/>
        </w:rPr>
        <w:t>)</w:t>
      </w:r>
    </w:p>
    <w:p w:rsidR="4FBF0F86" w:rsidP="1C0278FC" w:rsidRDefault="4FBF0F86" w14:paraId="3664058E" w14:textId="01BF3A26">
      <w:pPr>
        <w:pStyle w:val="paragraph"/>
        <w:numPr>
          <w:ilvl w:val="0"/>
          <w:numId w:val="31"/>
        </w:numPr>
        <w:spacing w:before="0" w:beforeAutospacing="0" w:after="0" w:afterAutospacing="0"/>
        <w:ind w:left="420" w:firstLine="0"/>
        <w:rPr>
          <w:rStyle w:val="normaltextrun"/>
          <w:rFonts w:ascii="Montserrat Light" w:hAnsi="Montserrat Light" w:cs="Calibri" w:eastAsiaTheme="majorEastAsia"/>
          <w:sz w:val="22"/>
          <w:szCs w:val="22"/>
        </w:rPr>
      </w:pPr>
      <w:hyperlink r:id="Rdf944c6698c24532">
        <w:r w:rsidRPr="0A928221" w:rsidR="4FBF0F86">
          <w:rPr>
            <w:rStyle w:val="Hyperlink"/>
            <w:rFonts w:ascii="Montserrat Light" w:hAnsi="Montserrat Light" w:eastAsia="游ゴシック Light" w:cs="Calibri" w:eastAsiaTheme="majorEastAsia"/>
            <w:sz w:val="22"/>
            <w:szCs w:val="22"/>
          </w:rPr>
          <w:t>L</w:t>
        </w:r>
        <w:r w:rsidRPr="0A928221" w:rsidR="2296ACC7">
          <w:rPr>
            <w:rStyle w:val="Hyperlink"/>
            <w:rFonts w:ascii="Montserrat Light" w:hAnsi="Montserrat Light" w:eastAsia="游ゴシック Light" w:cs="Calibri" w:eastAsiaTheme="majorEastAsia"/>
            <w:sz w:val="22"/>
            <w:szCs w:val="22"/>
          </w:rPr>
          <w:t>ocal </w:t>
        </w:r>
      </w:hyperlink>
    </w:p>
    <w:p w:rsidR="2296ACC7" w:rsidP="75C79244" w:rsidRDefault="2296ACC7" w14:paraId="3E6A349C" w14:textId="7B19887F">
      <w:pPr>
        <w:pStyle w:val="paragraph"/>
        <w:numPr>
          <w:ilvl w:val="0"/>
          <w:numId w:val="32"/>
        </w:numPr>
        <w:spacing w:before="0" w:beforeAutospacing="off" w:after="0" w:afterAutospacing="off"/>
        <w:ind w:left="420" w:firstLine="0"/>
        <w:rPr>
          <w:rFonts w:ascii="Montserrat Light" w:hAnsi="Montserrat Light" w:cs="Calibri"/>
          <w:sz w:val="22"/>
          <w:szCs w:val="22"/>
        </w:rPr>
      </w:pPr>
      <w:r w:rsidRPr="75C79244" w:rsidR="4DB05BB9">
        <w:rPr>
          <w:rStyle w:val="normaltextrun"/>
          <w:rFonts w:ascii="Montserrat Light" w:hAnsi="Montserrat Light" w:eastAsia="游ゴシック Light" w:cs="Calibri" w:eastAsiaTheme="majorEastAsia"/>
          <w:sz w:val="22"/>
          <w:szCs w:val="22"/>
        </w:rPr>
        <w:t xml:space="preserve"> </w:t>
      </w:r>
      <w:hyperlink r:id="R0c0989a6914240f5">
        <w:r w:rsidRPr="75C79244" w:rsidR="4DB05BB9">
          <w:rPr>
            <w:rStyle w:val="Hyperlink"/>
            <w:rFonts w:ascii="Montserrat Light" w:hAnsi="Montserrat Light" w:eastAsia="游ゴシック Light" w:cs="Calibri" w:eastAsiaTheme="majorEastAsia"/>
            <w:sz w:val="22"/>
            <w:szCs w:val="22"/>
          </w:rPr>
          <w:t>Viverant </w:t>
        </w:r>
      </w:hyperlink>
    </w:p>
    <w:p w:rsidR="2577306E" w:rsidP="75C79244" w:rsidRDefault="2577306E" w14:paraId="4424CA06" w14:textId="6E7BA277">
      <w:pPr>
        <w:pStyle w:val="paragraph"/>
        <w:numPr>
          <w:ilvl w:val="0"/>
          <w:numId w:val="32"/>
        </w:numPr>
        <w:spacing w:before="0" w:beforeAutospacing="off" w:after="0" w:afterAutospacing="off"/>
        <w:ind w:left="420" w:firstLine="0"/>
        <w:rPr>
          <w:rFonts w:ascii="Montserrat Light" w:hAnsi="Montserrat Light" w:cs="Calibri"/>
          <w:sz w:val="22"/>
          <w:szCs w:val="22"/>
        </w:rPr>
      </w:pPr>
      <w:hyperlink r:id="R5d22257c42044a92">
        <w:r w:rsidRPr="75C79244" w:rsidR="2577306E">
          <w:rPr>
            <w:rStyle w:val="Hyperlink"/>
            <w:rFonts w:ascii="Montserrat Light" w:hAnsi="Montserrat Light" w:cs="Calibri"/>
            <w:sz w:val="22"/>
            <w:szCs w:val="22"/>
          </w:rPr>
          <w:t>Chiropractic Care</w:t>
        </w:r>
      </w:hyperlink>
    </w:p>
    <w:p w:rsidR="1C0278FC" w:rsidP="1C0278FC" w:rsidRDefault="1C0278FC" w14:paraId="63D7D0A5" w14:textId="5063FA13">
      <w:pPr>
        <w:pStyle w:val="paragraph"/>
        <w:spacing w:before="0" w:beforeAutospacing="0" w:after="0" w:afterAutospacing="0"/>
        <w:rPr>
          <w:rFonts w:ascii="Montserrat Light" w:hAnsi="Montserrat Light" w:cs="Calibri"/>
          <w:sz w:val="22"/>
          <w:szCs w:val="22"/>
        </w:rPr>
      </w:pPr>
    </w:p>
    <w:p w:rsidR="513A0ACA" w:rsidP="1C0278FC" w:rsidRDefault="513A0ACA" w14:paraId="0858D8D3" w14:textId="05C0FDE7">
      <w:pPr>
        <w:pStyle w:val="paragraph"/>
        <w:spacing w:before="0" w:beforeAutospacing="0" w:after="0" w:afterAutospacing="0"/>
        <w:rPr>
          <w:rFonts w:ascii="Montserrat Light" w:hAnsi="Montserrat Light" w:cs="Calibri"/>
          <w:sz w:val="22"/>
          <w:szCs w:val="22"/>
        </w:rPr>
      </w:pPr>
      <w:r>
        <w:rPr>
          <w:noProof/>
        </w:rPr>
        <w:drawing>
          <wp:inline distT="0" distB="0" distL="0" distR="0" wp14:anchorId="1F70C6DA" wp14:editId="0C6055DE">
            <wp:extent cx="2140060" cy="3791145"/>
            <wp:effectExtent l="0" t="0" r="0" b="0"/>
            <wp:docPr id="1438279152" name="Picture 143827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2140060" cy="3791145"/>
                    </a:xfrm>
                    <a:prstGeom prst="rect">
                      <a:avLst/>
                    </a:prstGeom>
                  </pic:spPr>
                </pic:pic>
              </a:graphicData>
            </a:graphic>
          </wp:inline>
        </w:drawing>
      </w:r>
    </w:p>
    <w:p w:rsidR="1C0278FC" w:rsidP="1C0278FC" w:rsidRDefault="1C0278FC" w14:paraId="33F423CD" w14:textId="25293BF4">
      <w:pPr>
        <w:pStyle w:val="paragraph"/>
        <w:spacing w:before="0" w:beforeAutospacing="0" w:after="0" w:afterAutospacing="0"/>
        <w:rPr>
          <w:rFonts w:ascii="Montserrat Light" w:hAnsi="Montserrat Light" w:cs="Calibri"/>
          <w:sz w:val="22"/>
          <w:szCs w:val="22"/>
        </w:rPr>
      </w:pPr>
    </w:p>
    <w:p w:rsidR="4BDE7A5A" w:rsidP="4BDE7A5A" w:rsidRDefault="4BDE7A5A" w14:paraId="41128A64" w14:textId="1033264F">
      <w:pPr>
        <w:pStyle w:val="paragraph"/>
        <w:spacing w:before="0" w:beforeAutospacing="off" w:after="0" w:afterAutospacing="off"/>
        <w:rPr>
          <w:rStyle w:val="normaltextrun"/>
          <w:rFonts w:ascii="Montserrat Light" w:hAnsi="Montserrat Light" w:eastAsia="游ゴシック Light" w:cs="Calibri" w:eastAsiaTheme="majorEastAsia"/>
          <w:b w:val="1"/>
          <w:bCs w:val="1"/>
          <w:sz w:val="22"/>
          <w:szCs w:val="22"/>
        </w:rPr>
      </w:pPr>
    </w:p>
    <w:p w:rsidR="4BDE7A5A" w:rsidP="4BDE7A5A" w:rsidRDefault="4BDE7A5A" w14:paraId="34EE00E6" w14:textId="5DD8A92D">
      <w:pPr>
        <w:pStyle w:val="paragraph"/>
        <w:spacing w:before="0" w:beforeAutospacing="off" w:after="0" w:afterAutospacing="off"/>
        <w:rPr>
          <w:rStyle w:val="normaltextrun"/>
          <w:rFonts w:ascii="Montserrat Light" w:hAnsi="Montserrat Light" w:eastAsia="游ゴシック Light" w:cs="Calibri" w:eastAsiaTheme="majorEastAsia"/>
          <w:b w:val="1"/>
          <w:bCs w:val="1"/>
          <w:sz w:val="22"/>
          <w:szCs w:val="22"/>
        </w:rPr>
      </w:pPr>
    </w:p>
    <w:p w:rsidR="4BDE7A5A" w:rsidP="4BDE7A5A" w:rsidRDefault="4BDE7A5A" w14:paraId="29540009" w14:textId="5DB8CC08">
      <w:pPr>
        <w:pStyle w:val="paragraph"/>
        <w:spacing w:before="0" w:beforeAutospacing="off" w:after="0" w:afterAutospacing="off"/>
        <w:rPr>
          <w:rStyle w:val="normaltextrun"/>
          <w:rFonts w:ascii="Montserrat Light" w:hAnsi="Montserrat Light" w:eastAsia="游ゴシック Light" w:cs="Calibri" w:eastAsiaTheme="majorEastAsia"/>
          <w:b w:val="1"/>
          <w:bCs w:val="1"/>
          <w:sz w:val="22"/>
          <w:szCs w:val="22"/>
        </w:rPr>
      </w:pPr>
    </w:p>
    <w:p w:rsidR="4BDE7A5A" w:rsidP="4BDE7A5A" w:rsidRDefault="4BDE7A5A" w14:paraId="424480B1" w14:textId="5EA28093">
      <w:pPr>
        <w:pStyle w:val="paragraph"/>
        <w:spacing w:before="0" w:beforeAutospacing="off" w:after="0" w:afterAutospacing="off"/>
        <w:rPr>
          <w:rStyle w:val="normaltextrun"/>
          <w:rFonts w:ascii="Montserrat Light" w:hAnsi="Montserrat Light" w:eastAsia="游ゴシック Light" w:cs="Calibri" w:eastAsiaTheme="majorEastAsia"/>
          <w:b w:val="1"/>
          <w:bCs w:val="1"/>
          <w:sz w:val="22"/>
          <w:szCs w:val="22"/>
        </w:rPr>
      </w:pPr>
    </w:p>
    <w:p w:rsidR="4BDE7A5A" w:rsidP="4BDE7A5A" w:rsidRDefault="4BDE7A5A" w14:paraId="38E12426" w14:textId="32CD46EC">
      <w:pPr>
        <w:pStyle w:val="paragraph"/>
        <w:spacing w:before="0" w:beforeAutospacing="off" w:after="0" w:afterAutospacing="off"/>
        <w:rPr>
          <w:rStyle w:val="normaltextrun"/>
          <w:rFonts w:ascii="Montserrat Light" w:hAnsi="Montserrat Light" w:eastAsia="游ゴシック Light" w:cs="Calibri" w:eastAsiaTheme="majorEastAsia"/>
          <w:b w:val="1"/>
          <w:bCs w:val="1"/>
          <w:sz w:val="22"/>
          <w:szCs w:val="22"/>
        </w:rPr>
      </w:pPr>
    </w:p>
    <w:p w:rsidR="0A5D651D" w:rsidP="7FCBC92A" w:rsidRDefault="0A5D651D" w14:paraId="4E46ADF1" w14:textId="054C5988">
      <w:pPr>
        <w:pStyle w:val="paragraph"/>
        <w:spacing w:before="0" w:beforeAutospacing="off" w:after="0" w:afterAutospacing="off"/>
        <w:rPr>
          <w:rStyle w:val="normaltextrun"/>
          <w:rFonts w:ascii="Montserrat Light" w:hAnsi="Montserrat Light" w:eastAsia="游ゴシック Light" w:cs="Calibri" w:eastAsiaTheme="majorEastAsia"/>
          <w:b w:val="1"/>
          <w:bCs w:val="1"/>
          <w:sz w:val="22"/>
          <w:szCs w:val="22"/>
        </w:rPr>
      </w:pPr>
      <w:r w:rsidRPr="4BDE7A5A" w:rsidR="0A5D651D">
        <w:rPr>
          <w:rStyle w:val="normaltextrun"/>
          <w:rFonts w:ascii="Montserrat Light" w:hAnsi="Montserrat Light" w:eastAsia="游ゴシック Light" w:cs="Calibri" w:eastAsiaTheme="majorEastAsia"/>
          <w:b w:val="1"/>
          <w:bCs w:val="1"/>
          <w:sz w:val="22"/>
          <w:szCs w:val="22"/>
        </w:rPr>
        <w:t>Cardio Screens</w:t>
      </w:r>
    </w:p>
    <w:p w:rsidR="0A5D651D" w:rsidP="1C0278FC" w:rsidRDefault="0A5D651D" w14:paraId="18C8FB24" w14:textId="5AC31BDE">
      <w:pPr>
        <w:pStyle w:val="paragraph"/>
        <w:numPr>
          <w:ilvl w:val="0"/>
          <w:numId w:val="6"/>
        </w:numPr>
        <w:spacing w:before="0" w:beforeAutospacing="0" w:after="0" w:afterAutospacing="0"/>
        <w:rPr>
          <w:rStyle w:val="normaltextrun"/>
          <w:rFonts w:ascii="Montserrat Light" w:hAnsi="Montserrat Light" w:cs="Calibri" w:eastAsiaTheme="majorEastAsia"/>
          <w:sz w:val="22"/>
          <w:szCs w:val="22"/>
        </w:rPr>
      </w:pPr>
      <w:r w:rsidRPr="1C0278FC">
        <w:rPr>
          <w:rStyle w:val="normaltextrun"/>
          <w:rFonts w:ascii="Montserrat Light" w:hAnsi="Montserrat Light" w:cs="Calibri" w:eastAsiaTheme="majorEastAsia"/>
          <w:sz w:val="22"/>
          <w:szCs w:val="22"/>
        </w:rPr>
        <w:t>Local</w:t>
      </w:r>
    </w:p>
    <w:p w:rsidR="0A5D651D" w:rsidP="1C0278FC" w:rsidRDefault="0A5D651D" w14:paraId="76B465A2" w14:textId="3203C186">
      <w:pPr>
        <w:pStyle w:val="paragraph"/>
        <w:numPr>
          <w:ilvl w:val="1"/>
          <w:numId w:val="6"/>
        </w:numPr>
        <w:spacing w:before="0" w:beforeAutospacing="0" w:after="0" w:afterAutospacing="0"/>
        <w:rPr>
          <w:rStyle w:val="normaltextrun"/>
          <w:rFonts w:ascii="Montserrat Light" w:hAnsi="Montserrat Light" w:cs="Calibri" w:eastAsiaTheme="majorEastAsia"/>
          <w:sz w:val="22"/>
          <w:szCs w:val="22"/>
        </w:rPr>
      </w:pPr>
      <w:r w:rsidRPr="1C0278FC">
        <w:rPr>
          <w:rStyle w:val="normaltextrun"/>
          <w:rFonts w:ascii="Montserrat Light" w:hAnsi="Montserrat Light" w:cs="Calibri" w:eastAsiaTheme="majorEastAsia"/>
          <w:sz w:val="22"/>
          <w:szCs w:val="22"/>
        </w:rPr>
        <w:t>PreCor</w:t>
      </w:r>
    </w:p>
    <w:p w:rsidR="0A5D651D" w:rsidP="1C0278FC" w:rsidRDefault="0A5D651D" w14:paraId="52AE528F" w14:textId="1F65538D">
      <w:pPr>
        <w:pStyle w:val="paragraph"/>
        <w:numPr>
          <w:ilvl w:val="2"/>
          <w:numId w:val="6"/>
        </w:numPr>
        <w:spacing w:before="0" w:beforeAutospacing="0" w:after="0" w:afterAutospacing="0"/>
        <w:rPr>
          <w:rStyle w:val="normaltextrun"/>
          <w:rFonts w:ascii="Montserrat Light" w:hAnsi="Montserrat Light" w:cs="Calibri" w:eastAsiaTheme="majorEastAsia"/>
          <w:sz w:val="22"/>
          <w:szCs w:val="22"/>
        </w:rPr>
      </w:pPr>
      <w:hyperlink r:id="rId111">
        <w:r w:rsidRPr="1C0278FC">
          <w:rPr>
            <w:rStyle w:val="Hyperlink"/>
            <w:rFonts w:ascii="Montserrat Light" w:hAnsi="Montserrat Light" w:cs="Calibri" w:eastAsiaTheme="majorEastAsia"/>
            <w:sz w:val="22"/>
            <w:szCs w:val="22"/>
          </w:rPr>
          <w:t>1024x768</w:t>
        </w:r>
      </w:hyperlink>
    </w:p>
    <w:p w:rsidR="0A5D651D" w:rsidP="1C0278FC" w:rsidRDefault="0A5D651D" w14:paraId="22BAD947" w14:textId="2942A090">
      <w:pPr>
        <w:pStyle w:val="paragraph"/>
        <w:numPr>
          <w:ilvl w:val="2"/>
          <w:numId w:val="6"/>
        </w:numPr>
        <w:spacing w:before="0" w:beforeAutospacing="0" w:after="0" w:afterAutospacing="0"/>
        <w:rPr>
          <w:rStyle w:val="normaltextrun"/>
          <w:rFonts w:ascii="Montserrat Light" w:hAnsi="Montserrat Light" w:cs="Calibri" w:eastAsiaTheme="majorEastAsia"/>
          <w:sz w:val="22"/>
          <w:szCs w:val="22"/>
        </w:rPr>
      </w:pPr>
      <w:hyperlink r:id="rId112">
        <w:r w:rsidRPr="1C0278FC">
          <w:rPr>
            <w:rStyle w:val="Hyperlink"/>
            <w:rFonts w:ascii="Montserrat Light" w:hAnsi="Montserrat Light" w:cs="Calibri" w:eastAsiaTheme="majorEastAsia"/>
            <w:sz w:val="22"/>
            <w:szCs w:val="22"/>
          </w:rPr>
          <w:t>1024x600</w:t>
        </w:r>
      </w:hyperlink>
    </w:p>
    <w:p w:rsidR="0A5D651D" w:rsidP="1C0278FC" w:rsidRDefault="0A5D651D" w14:paraId="728B5934" w14:textId="4A499F57">
      <w:pPr>
        <w:pStyle w:val="paragraph"/>
        <w:numPr>
          <w:ilvl w:val="1"/>
          <w:numId w:val="6"/>
        </w:numPr>
        <w:spacing w:before="0" w:beforeAutospacing="0" w:after="0" w:afterAutospacing="0"/>
        <w:rPr>
          <w:rStyle w:val="normaltextrun"/>
          <w:rFonts w:ascii="Montserrat Light" w:hAnsi="Montserrat Light" w:cs="Calibri" w:eastAsiaTheme="majorEastAsia"/>
          <w:sz w:val="22"/>
          <w:szCs w:val="22"/>
        </w:rPr>
      </w:pPr>
      <w:r w:rsidRPr="1C0278FC">
        <w:rPr>
          <w:rStyle w:val="normaltextrun"/>
          <w:rFonts w:ascii="Montserrat Light" w:hAnsi="Montserrat Light" w:cs="Calibri" w:eastAsiaTheme="majorEastAsia"/>
          <w:sz w:val="22"/>
          <w:szCs w:val="22"/>
        </w:rPr>
        <w:t>Life Fitness</w:t>
      </w:r>
    </w:p>
    <w:p w:rsidR="0A5D651D" w:rsidP="1C0278FC" w:rsidRDefault="0A5D651D" w14:paraId="4FD3D3B1" w14:textId="092AD556">
      <w:pPr>
        <w:pStyle w:val="paragraph"/>
        <w:numPr>
          <w:ilvl w:val="2"/>
          <w:numId w:val="6"/>
        </w:numPr>
        <w:spacing w:before="0" w:beforeAutospacing="0" w:after="0" w:afterAutospacing="0"/>
        <w:rPr>
          <w:rStyle w:val="normaltextrun"/>
          <w:rFonts w:ascii="Montserrat Light" w:hAnsi="Montserrat Light" w:cs="Calibri" w:eastAsiaTheme="majorEastAsia"/>
          <w:sz w:val="22"/>
          <w:szCs w:val="22"/>
        </w:rPr>
      </w:pPr>
      <w:hyperlink r:id="rId113">
        <w:r w:rsidRPr="1C0278FC">
          <w:rPr>
            <w:rStyle w:val="Hyperlink"/>
            <w:rFonts w:ascii="Montserrat Light" w:hAnsi="Montserrat Light" w:cs="Calibri" w:eastAsiaTheme="majorEastAsia"/>
            <w:sz w:val="22"/>
            <w:szCs w:val="22"/>
          </w:rPr>
          <w:t>1066x1038</w:t>
        </w:r>
      </w:hyperlink>
    </w:p>
    <w:p w:rsidR="0A5D651D" w:rsidP="1C0278FC" w:rsidRDefault="0A5D651D" w14:paraId="49E3AAC7" w14:textId="05FEB1A7">
      <w:pPr>
        <w:pStyle w:val="paragraph"/>
        <w:numPr>
          <w:ilvl w:val="2"/>
          <w:numId w:val="6"/>
        </w:numPr>
        <w:spacing w:before="0" w:beforeAutospacing="0" w:after="0" w:afterAutospacing="0"/>
        <w:rPr>
          <w:rStyle w:val="normaltextrun"/>
          <w:rFonts w:ascii="Montserrat Light" w:hAnsi="Montserrat Light" w:cs="Calibri" w:eastAsiaTheme="majorEastAsia"/>
          <w:sz w:val="22"/>
          <w:szCs w:val="22"/>
        </w:rPr>
      </w:pPr>
      <w:hyperlink r:id="R69769e6bca654e3f">
        <w:r w:rsidRPr="0A928221" w:rsidR="0A5D651D">
          <w:rPr>
            <w:rStyle w:val="Hyperlink"/>
            <w:rFonts w:ascii="Montserrat Light" w:hAnsi="Montserrat Light" w:eastAsia="游ゴシック Light" w:cs="Calibri" w:eastAsiaTheme="majorEastAsia"/>
            <w:sz w:val="22"/>
            <w:szCs w:val="22"/>
          </w:rPr>
          <w:t>1066x768</w:t>
        </w:r>
      </w:hyperlink>
    </w:p>
    <w:p w:rsidR="0A5D651D" w:rsidP="1C0278FC" w:rsidRDefault="0A5D651D" w14:paraId="6A2B3950" w14:textId="1906DEF9">
      <w:pPr>
        <w:pStyle w:val="paragraph"/>
        <w:numPr>
          <w:ilvl w:val="0"/>
          <w:numId w:val="6"/>
        </w:numPr>
        <w:spacing w:before="0" w:beforeAutospacing="0" w:after="0" w:afterAutospacing="0"/>
        <w:rPr>
          <w:rStyle w:val="normaltextrun"/>
          <w:rFonts w:ascii="Montserrat Light" w:hAnsi="Montserrat Light" w:cs="Calibri" w:eastAsiaTheme="majorEastAsia"/>
          <w:sz w:val="22"/>
          <w:szCs w:val="22"/>
        </w:rPr>
      </w:pPr>
      <w:r w:rsidRPr="1C0278FC">
        <w:rPr>
          <w:rStyle w:val="normaltextrun"/>
          <w:rFonts w:ascii="Montserrat Light" w:hAnsi="Montserrat Light" w:cs="Calibri" w:eastAsiaTheme="majorEastAsia"/>
          <w:sz w:val="22"/>
          <w:szCs w:val="22"/>
        </w:rPr>
        <w:t>Viverant</w:t>
      </w:r>
    </w:p>
    <w:p w:rsidR="0A5D651D" w:rsidP="1C0278FC" w:rsidRDefault="0A5D651D" w14:paraId="5BA7AC08" w14:textId="3271EC37">
      <w:pPr>
        <w:pStyle w:val="paragraph"/>
        <w:numPr>
          <w:ilvl w:val="1"/>
          <w:numId w:val="6"/>
        </w:numPr>
        <w:spacing w:before="0" w:beforeAutospacing="0" w:after="0" w:afterAutospacing="0"/>
        <w:rPr>
          <w:rStyle w:val="normaltextrun"/>
          <w:rFonts w:ascii="Montserrat Light" w:hAnsi="Montserrat Light" w:cs="Calibri" w:eastAsiaTheme="majorEastAsia"/>
          <w:sz w:val="22"/>
          <w:szCs w:val="22"/>
        </w:rPr>
      </w:pPr>
      <w:r w:rsidRPr="1C0278FC">
        <w:rPr>
          <w:rStyle w:val="normaltextrun"/>
          <w:rFonts w:ascii="Montserrat Light" w:hAnsi="Montserrat Light" w:cs="Calibri" w:eastAsiaTheme="majorEastAsia"/>
          <w:sz w:val="22"/>
          <w:szCs w:val="22"/>
        </w:rPr>
        <w:t>PreCor</w:t>
      </w:r>
    </w:p>
    <w:p w:rsidR="0A5D651D" w:rsidP="1C0278FC" w:rsidRDefault="0A5D651D" w14:paraId="32BDBCE2" w14:textId="1F65538D">
      <w:pPr>
        <w:pStyle w:val="paragraph"/>
        <w:numPr>
          <w:ilvl w:val="2"/>
          <w:numId w:val="6"/>
        </w:numPr>
        <w:spacing w:before="0" w:beforeAutospacing="0" w:after="0" w:afterAutospacing="0"/>
        <w:rPr>
          <w:rStyle w:val="normaltextrun"/>
          <w:rFonts w:ascii="Montserrat Light" w:hAnsi="Montserrat Light" w:cs="Calibri" w:eastAsiaTheme="majorEastAsia"/>
          <w:sz w:val="22"/>
          <w:szCs w:val="22"/>
        </w:rPr>
      </w:pPr>
      <w:hyperlink r:id="rId119">
        <w:r w:rsidRPr="1C0278FC">
          <w:rPr>
            <w:rStyle w:val="Hyperlink"/>
            <w:rFonts w:ascii="Montserrat Light" w:hAnsi="Montserrat Light" w:cs="Calibri" w:eastAsiaTheme="majorEastAsia"/>
            <w:sz w:val="22"/>
            <w:szCs w:val="22"/>
          </w:rPr>
          <w:t>1024x768</w:t>
        </w:r>
      </w:hyperlink>
    </w:p>
    <w:p w:rsidR="0A5D651D" w:rsidP="1C0278FC" w:rsidRDefault="0A5D651D" w14:paraId="16BCAC80" w14:textId="2942A090">
      <w:pPr>
        <w:pStyle w:val="paragraph"/>
        <w:numPr>
          <w:ilvl w:val="2"/>
          <w:numId w:val="6"/>
        </w:numPr>
        <w:spacing w:before="0" w:beforeAutospacing="0" w:after="0" w:afterAutospacing="0"/>
        <w:rPr>
          <w:rStyle w:val="normaltextrun"/>
          <w:rFonts w:ascii="Montserrat Light" w:hAnsi="Montserrat Light" w:cs="Calibri" w:eastAsiaTheme="majorEastAsia"/>
          <w:sz w:val="22"/>
          <w:szCs w:val="22"/>
        </w:rPr>
      </w:pPr>
      <w:hyperlink r:id="rId120">
        <w:r w:rsidRPr="1C0278FC">
          <w:rPr>
            <w:rStyle w:val="Hyperlink"/>
            <w:rFonts w:ascii="Montserrat Light" w:hAnsi="Montserrat Light" w:cs="Calibri" w:eastAsiaTheme="majorEastAsia"/>
            <w:sz w:val="22"/>
            <w:szCs w:val="22"/>
          </w:rPr>
          <w:t>1024x600</w:t>
        </w:r>
      </w:hyperlink>
    </w:p>
    <w:p w:rsidR="0A5D651D" w:rsidP="1C0278FC" w:rsidRDefault="0A5D651D" w14:paraId="2BEFFC7F" w14:textId="4A499F57">
      <w:pPr>
        <w:pStyle w:val="paragraph"/>
        <w:numPr>
          <w:ilvl w:val="1"/>
          <w:numId w:val="6"/>
        </w:numPr>
        <w:spacing w:before="0" w:beforeAutospacing="0" w:after="0" w:afterAutospacing="0"/>
        <w:rPr>
          <w:rStyle w:val="normaltextrun"/>
          <w:rFonts w:ascii="Montserrat Light" w:hAnsi="Montserrat Light" w:cs="Calibri" w:eastAsiaTheme="majorEastAsia"/>
          <w:sz w:val="22"/>
          <w:szCs w:val="22"/>
        </w:rPr>
      </w:pPr>
      <w:r w:rsidRPr="1C0278FC">
        <w:rPr>
          <w:rStyle w:val="normaltextrun"/>
          <w:rFonts w:ascii="Montserrat Light" w:hAnsi="Montserrat Light" w:cs="Calibri" w:eastAsiaTheme="majorEastAsia"/>
          <w:sz w:val="22"/>
          <w:szCs w:val="22"/>
        </w:rPr>
        <w:t>Life Fitness</w:t>
      </w:r>
    </w:p>
    <w:p w:rsidR="0A5D651D" w:rsidP="1C0278FC" w:rsidRDefault="0A5D651D" w14:paraId="050D4917" w14:textId="092AD556">
      <w:pPr>
        <w:pStyle w:val="paragraph"/>
        <w:numPr>
          <w:ilvl w:val="2"/>
          <w:numId w:val="6"/>
        </w:numPr>
        <w:spacing w:before="0" w:beforeAutospacing="0" w:after="0" w:afterAutospacing="0"/>
        <w:rPr>
          <w:rStyle w:val="normaltextrun"/>
          <w:rFonts w:ascii="Montserrat Light" w:hAnsi="Montserrat Light" w:cs="Calibri" w:eastAsiaTheme="majorEastAsia"/>
          <w:sz w:val="22"/>
          <w:szCs w:val="22"/>
        </w:rPr>
      </w:pPr>
      <w:hyperlink r:id="rId121">
        <w:r w:rsidRPr="1C0278FC">
          <w:rPr>
            <w:rStyle w:val="Hyperlink"/>
            <w:rFonts w:ascii="Montserrat Light" w:hAnsi="Montserrat Light" w:cs="Calibri" w:eastAsiaTheme="majorEastAsia"/>
            <w:sz w:val="22"/>
            <w:szCs w:val="22"/>
          </w:rPr>
          <w:t>1066x1038</w:t>
        </w:r>
      </w:hyperlink>
    </w:p>
    <w:p w:rsidR="0A5D651D" w:rsidP="75C79244" w:rsidRDefault="0A5D651D" w14:paraId="57971ED9" w14:textId="05FEB1A7">
      <w:pPr>
        <w:pStyle w:val="paragraph"/>
        <w:numPr>
          <w:ilvl w:val="2"/>
          <w:numId w:val="6"/>
        </w:numPr>
        <w:spacing w:before="0" w:beforeAutospacing="off" w:after="0" w:afterAutospacing="off"/>
        <w:rPr>
          <w:rStyle w:val="normaltextrun"/>
          <w:rFonts w:ascii="Montserrat Light" w:hAnsi="Montserrat Light" w:eastAsia="游ゴシック Light" w:cs="Calibri" w:eastAsiaTheme="majorEastAsia"/>
          <w:sz w:val="22"/>
          <w:szCs w:val="22"/>
        </w:rPr>
      </w:pPr>
      <w:hyperlink r:id="R94c620eec8a2458a">
        <w:r w:rsidRPr="75C79244" w:rsidR="66CFB8F7">
          <w:rPr>
            <w:rStyle w:val="Hyperlink"/>
            <w:rFonts w:ascii="Montserrat Light" w:hAnsi="Montserrat Light" w:eastAsia="游ゴシック Light" w:cs="Calibri" w:eastAsiaTheme="majorEastAsia"/>
            <w:sz w:val="22"/>
            <w:szCs w:val="22"/>
          </w:rPr>
          <w:t>1066x768</w:t>
        </w:r>
      </w:hyperlink>
    </w:p>
    <w:p w:rsidR="723F59EE" w:rsidP="75C79244" w:rsidRDefault="723F59EE" w14:paraId="3D34B820" w14:textId="4C860E4A">
      <w:pPr>
        <w:pStyle w:val="paragraph"/>
        <w:numPr>
          <w:ilvl w:val="0"/>
          <w:numId w:val="6"/>
        </w:numPr>
        <w:spacing w:before="0" w:beforeAutospacing="off" w:after="0" w:afterAutospacing="off"/>
        <w:rPr>
          <w:rStyle w:val="normaltextrun"/>
          <w:rFonts w:ascii="Montserrat Light" w:hAnsi="Montserrat Light" w:eastAsia="游ゴシック Light" w:cs="Calibri" w:eastAsiaTheme="majorEastAsia"/>
          <w:sz w:val="22"/>
          <w:szCs w:val="22"/>
        </w:rPr>
      </w:pPr>
      <w:r w:rsidRPr="75C79244" w:rsidR="723F59EE">
        <w:rPr>
          <w:rStyle w:val="normaltextrun"/>
          <w:rFonts w:ascii="Montserrat Light" w:hAnsi="Montserrat Light" w:eastAsia="游ゴシック Light" w:cs="Calibri" w:eastAsiaTheme="majorEastAsia"/>
          <w:sz w:val="22"/>
          <w:szCs w:val="22"/>
        </w:rPr>
        <w:t>Chiropractic Care</w:t>
      </w:r>
    </w:p>
    <w:p w:rsidR="723F59EE" w:rsidP="75C79244" w:rsidRDefault="723F59EE" w14:paraId="2501D50E" w14:textId="01184C5D">
      <w:pPr>
        <w:pStyle w:val="paragraph"/>
        <w:numPr>
          <w:ilvl w:val="1"/>
          <w:numId w:val="6"/>
        </w:numPr>
        <w:spacing w:before="0" w:beforeAutospacing="off" w:after="0" w:afterAutospacing="off"/>
        <w:rPr>
          <w:rStyle w:val="normaltextrun"/>
          <w:rFonts w:ascii="Montserrat Light" w:hAnsi="Montserrat Light" w:eastAsia="游ゴシック Light" w:cs="Calibri" w:eastAsiaTheme="majorEastAsia"/>
          <w:sz w:val="22"/>
          <w:szCs w:val="22"/>
        </w:rPr>
      </w:pPr>
      <w:r w:rsidRPr="75C79244" w:rsidR="723F59EE">
        <w:rPr>
          <w:rStyle w:val="normaltextrun"/>
          <w:rFonts w:ascii="Montserrat Light" w:hAnsi="Montserrat Light" w:eastAsia="游ゴシック Light" w:cs="Calibri" w:eastAsiaTheme="majorEastAsia"/>
          <w:sz w:val="22"/>
          <w:szCs w:val="22"/>
        </w:rPr>
        <w:t>PreCor</w:t>
      </w:r>
    </w:p>
    <w:p w:rsidR="723F59EE" w:rsidP="4BDE7A5A" w:rsidRDefault="723F59EE" w14:paraId="13C68890" w14:textId="194F4843">
      <w:pPr>
        <w:pStyle w:val="paragraph"/>
        <w:numPr>
          <w:ilvl w:val="2"/>
          <w:numId w:val="6"/>
        </w:numPr>
        <w:spacing w:before="0" w:beforeAutospacing="off" w:after="0" w:afterAutospacing="off"/>
        <w:rPr>
          <w:rStyle w:val="normaltextrun"/>
          <w:rFonts w:ascii="Montserrat" w:hAnsi="Montserrat" w:eastAsia="Montserrat" w:cs="Montserrat"/>
          <w:sz w:val="22"/>
          <w:szCs w:val="22"/>
        </w:rPr>
      </w:pPr>
      <w:hyperlink r:id="Ra0b262102561449c">
        <w:r w:rsidRPr="4BDE7A5A" w:rsidR="723F59EE">
          <w:rPr>
            <w:rStyle w:val="Hyperlink"/>
            <w:rFonts w:ascii="Montserrat" w:hAnsi="Montserrat" w:eastAsia="Montserrat" w:cs="Montserrat"/>
            <w:sz w:val="22"/>
            <w:szCs w:val="22"/>
          </w:rPr>
          <w:t>1024x768</w:t>
        </w:r>
      </w:hyperlink>
    </w:p>
    <w:p w:rsidR="723F59EE" w:rsidP="4BDE7A5A" w:rsidRDefault="723F59EE" w14:paraId="3E7295D3" w14:textId="40203B37">
      <w:pPr>
        <w:pStyle w:val="paragraph"/>
        <w:numPr>
          <w:ilvl w:val="2"/>
          <w:numId w:val="6"/>
        </w:numPr>
        <w:spacing w:before="0" w:beforeAutospacing="off" w:after="0" w:afterAutospacing="off"/>
        <w:rPr>
          <w:rStyle w:val="normaltextrun"/>
          <w:rFonts w:ascii="Montserrat" w:hAnsi="Montserrat" w:eastAsia="Montserrat" w:cs="Montserrat"/>
          <w:sz w:val="22"/>
          <w:szCs w:val="22"/>
        </w:rPr>
      </w:pPr>
      <w:hyperlink r:id="R9864725cd091459c">
        <w:r w:rsidRPr="4BDE7A5A" w:rsidR="723F59EE">
          <w:rPr>
            <w:rStyle w:val="Hyperlink"/>
            <w:rFonts w:ascii="Montserrat" w:hAnsi="Montserrat" w:eastAsia="Montserrat" w:cs="Montserrat"/>
            <w:sz w:val="22"/>
            <w:szCs w:val="22"/>
          </w:rPr>
          <w:t>1024x600</w:t>
        </w:r>
      </w:hyperlink>
    </w:p>
    <w:p w:rsidR="723F59EE" w:rsidP="4BDE7A5A" w:rsidRDefault="723F59EE" w14:paraId="18DBE610" w14:textId="46092C09">
      <w:pPr>
        <w:pStyle w:val="paragraph"/>
        <w:numPr>
          <w:ilvl w:val="1"/>
          <w:numId w:val="6"/>
        </w:numPr>
        <w:spacing w:before="0" w:beforeAutospacing="off" w:after="0" w:afterAutospacing="off"/>
        <w:rPr>
          <w:rStyle w:val="normaltextrun"/>
          <w:rFonts w:ascii="Montserrat" w:hAnsi="Montserrat" w:eastAsia="Montserrat" w:cs="Montserrat"/>
          <w:sz w:val="22"/>
          <w:szCs w:val="22"/>
        </w:rPr>
      </w:pPr>
      <w:r w:rsidRPr="4BDE7A5A" w:rsidR="723F59EE">
        <w:rPr>
          <w:rStyle w:val="normaltextrun"/>
          <w:rFonts w:ascii="Montserrat" w:hAnsi="Montserrat" w:eastAsia="Montserrat" w:cs="Montserrat"/>
          <w:sz w:val="22"/>
          <w:szCs w:val="22"/>
        </w:rPr>
        <w:t>LifeFitness</w:t>
      </w:r>
    </w:p>
    <w:p w:rsidR="723F59EE" w:rsidP="4BDE7A5A" w:rsidRDefault="723F59EE" w14:paraId="2C40C153" w14:textId="06168D5A">
      <w:pPr>
        <w:pStyle w:val="paragraph"/>
        <w:numPr>
          <w:ilvl w:val="2"/>
          <w:numId w:val="6"/>
        </w:numPr>
        <w:spacing w:before="0" w:beforeAutospacing="off" w:after="0" w:afterAutospacing="off"/>
        <w:rPr>
          <w:rStyle w:val="normaltextrun"/>
          <w:rFonts w:ascii="Montserrat" w:hAnsi="Montserrat" w:eastAsia="Montserrat" w:cs="Montserrat"/>
          <w:sz w:val="22"/>
          <w:szCs w:val="22"/>
        </w:rPr>
      </w:pPr>
      <w:hyperlink r:id="R9974cd2992454525">
        <w:r w:rsidRPr="4BDE7A5A" w:rsidR="723F59EE">
          <w:rPr>
            <w:rStyle w:val="Hyperlink"/>
            <w:rFonts w:ascii="Montserrat" w:hAnsi="Montserrat" w:eastAsia="Montserrat" w:cs="Montserrat"/>
            <w:sz w:val="22"/>
            <w:szCs w:val="22"/>
          </w:rPr>
          <w:t>1066x1038</w:t>
        </w:r>
      </w:hyperlink>
    </w:p>
    <w:p w:rsidR="723F59EE" w:rsidP="4BDE7A5A" w:rsidRDefault="723F59EE" w14:paraId="5C620E64" w14:textId="7F3A57F4">
      <w:pPr>
        <w:pStyle w:val="paragraph"/>
        <w:numPr>
          <w:ilvl w:val="2"/>
          <w:numId w:val="6"/>
        </w:numPr>
        <w:spacing w:before="0" w:beforeAutospacing="off" w:after="0" w:afterAutospacing="off"/>
        <w:rPr>
          <w:rStyle w:val="normaltextrun"/>
          <w:rFonts w:ascii="Montserrat" w:hAnsi="Montserrat" w:eastAsia="Montserrat" w:cs="Montserrat"/>
          <w:sz w:val="22"/>
          <w:szCs w:val="22"/>
        </w:rPr>
      </w:pPr>
      <w:hyperlink r:id="R514e4ae41df44175">
        <w:r w:rsidRPr="4BDE7A5A" w:rsidR="723F59EE">
          <w:rPr>
            <w:rStyle w:val="Hyperlink"/>
            <w:rFonts w:ascii="Montserrat" w:hAnsi="Montserrat" w:eastAsia="Montserrat" w:cs="Montserrat"/>
            <w:sz w:val="22"/>
            <w:szCs w:val="22"/>
          </w:rPr>
          <w:t>1066x768</w:t>
        </w:r>
      </w:hyperlink>
    </w:p>
    <w:p w:rsidR="569A2D03" w:rsidP="4BDE7A5A" w:rsidRDefault="569A2D03" w14:paraId="57BA6A02" w14:textId="07CD2707">
      <w:pPr>
        <w:pStyle w:val="paragraph"/>
        <w:spacing w:before="0" w:beforeAutospacing="off" w:after="0" w:afterAutospacing="off"/>
      </w:pPr>
      <w:r w:rsidR="569A2D03">
        <w:drawing>
          <wp:inline wp14:editId="413D35E3" wp14:anchorId="696F52E8">
            <wp:extent cx="2155814" cy="2101556"/>
            <wp:effectExtent l="0" t="0" r="0" b="0"/>
            <wp:docPr id="1170982303" name="Picture 117098230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4">
                      <a:extLst>
                        <a:ext uri="{28A0092B-C50C-407E-A947-70E740481C1C}">
                          <a14:useLocalDpi xmlns:a14="http://schemas.microsoft.com/office/drawing/2010/main"/>
                        </a:ext>
                      </a:extLst>
                    </a:blip>
                    <a:stretch>
                      <a:fillRect/>
                    </a:stretch>
                  </pic:blipFill>
                  <pic:spPr>
                    <a:xfrm rot="0">
                      <a:off x="0" y="0"/>
                      <a:ext cx="2155814" cy="2101556"/>
                    </a:xfrm>
                    <a:prstGeom prst="rect">
                      <a:avLst/>
                    </a:prstGeom>
                  </pic:spPr>
                </pic:pic>
              </a:graphicData>
            </a:graphic>
          </wp:inline>
        </w:drawing>
      </w:r>
      <w:r w:rsidR="60C5AC49">
        <w:drawing>
          <wp:inline wp14:editId="6106416A" wp14:anchorId="43D3D1D5">
            <wp:extent cx="3448531" cy="2493853"/>
            <wp:effectExtent l="0" t="0" r="0" b="0"/>
            <wp:docPr id="1167479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479207" name="Picture 1167479207"/>
                    <pic:cNvPicPr/>
                  </pic:nvPicPr>
                  <pic:blipFill>
                    <a:blip xmlns:r="http://schemas.openxmlformats.org/officeDocument/2006/relationships" r:embed="rId1473621206">
                      <a:extLst>
                        <a:ext uri="{28A0092B-C50C-407E-A947-70E740481C1C}">
                          <a14:useLocalDpi xmlns:a14="http://schemas.microsoft.com/office/drawing/2010/main"/>
                        </a:ext>
                      </a:extLst>
                    </a:blip>
                    <a:stretch>
                      <a:fillRect/>
                    </a:stretch>
                  </pic:blipFill>
                  <pic:spPr>
                    <a:xfrm rot="0">
                      <a:off x="0" y="0"/>
                      <a:ext cx="3448531" cy="2493853"/>
                    </a:xfrm>
                    <a:prstGeom prst="rect">
                      <a:avLst/>
                    </a:prstGeom>
                  </pic:spPr>
                </pic:pic>
              </a:graphicData>
            </a:graphic>
          </wp:inline>
        </w:drawing>
      </w:r>
    </w:p>
    <w:p w:rsidR="1C0278FC" w:rsidP="1C0278FC" w:rsidRDefault="1C0278FC" w14:paraId="429BBD92" w14:textId="11A7EF32">
      <w:pPr>
        <w:pStyle w:val="paragraph"/>
        <w:spacing w:before="0" w:beforeAutospacing="0" w:after="0" w:afterAutospacing="0"/>
        <w:ind w:left="1440"/>
        <w:rPr>
          <w:rStyle w:val="normaltextrun"/>
          <w:rFonts w:ascii="Montserrat Light" w:hAnsi="Montserrat Light" w:cs="Calibri" w:eastAsiaTheme="majorEastAsia"/>
          <w:sz w:val="22"/>
          <w:szCs w:val="22"/>
        </w:rPr>
      </w:pPr>
    </w:p>
    <w:p w:rsidR="1C0278FC" w:rsidP="1C0278FC" w:rsidRDefault="1C0278FC" w14:paraId="620C8F73" w14:textId="26C77444">
      <w:pPr>
        <w:rPr>
          <w:rStyle w:val="normaltextrun"/>
          <w:rFonts w:ascii="Montserrat Light" w:hAnsi="Montserrat Light" w:cs="Calibri"/>
          <w:b w:val="1"/>
          <w:bCs w:val="1"/>
        </w:rPr>
      </w:pPr>
    </w:p>
    <w:p w:rsidR="4BDE7A5A" w:rsidP="4BDE7A5A" w:rsidRDefault="4BDE7A5A" w14:paraId="18EF8A4D" w14:textId="01C28D86">
      <w:pPr>
        <w:rPr>
          <w:rStyle w:val="normaltextrun"/>
          <w:rFonts w:ascii="Montserrat Light" w:hAnsi="Montserrat Light" w:cs="Calibri"/>
          <w:b w:val="1"/>
          <w:bCs w:val="1"/>
        </w:rPr>
      </w:pPr>
    </w:p>
    <w:p w:rsidR="4BDE7A5A" w:rsidP="4BDE7A5A" w:rsidRDefault="4BDE7A5A" w14:paraId="20AEFCAA" w14:textId="644327C1">
      <w:pPr>
        <w:rPr>
          <w:rStyle w:val="normaltextrun"/>
          <w:rFonts w:ascii="Montserrat Light" w:hAnsi="Montserrat Light" w:cs="Calibri"/>
          <w:b w:val="1"/>
          <w:bCs w:val="1"/>
        </w:rPr>
      </w:pPr>
    </w:p>
    <w:p w:rsidR="4BDE7A5A" w:rsidP="4BDE7A5A" w:rsidRDefault="4BDE7A5A" w14:paraId="6F46D002" w14:textId="69E9B412">
      <w:pPr>
        <w:rPr>
          <w:rStyle w:val="normaltextrun"/>
          <w:rFonts w:ascii="Montserrat Light" w:hAnsi="Montserrat Light" w:cs="Calibri"/>
          <w:b w:val="1"/>
          <w:bCs w:val="1"/>
        </w:rPr>
      </w:pPr>
    </w:p>
    <w:p w:rsidR="4BDE7A5A" w:rsidP="4BDE7A5A" w:rsidRDefault="4BDE7A5A" w14:paraId="6AF73792" w14:textId="71AA17AC">
      <w:pPr>
        <w:rPr>
          <w:rStyle w:val="normaltextrun"/>
          <w:rFonts w:ascii="Montserrat Light" w:hAnsi="Montserrat Light" w:cs="Calibri"/>
          <w:b w:val="1"/>
          <w:bCs w:val="1"/>
        </w:rPr>
      </w:pPr>
    </w:p>
    <w:p w:rsidR="4BDE7A5A" w:rsidP="4BDE7A5A" w:rsidRDefault="4BDE7A5A" w14:paraId="7D9FB1BE" w14:textId="16B6DE28">
      <w:pPr>
        <w:rPr>
          <w:rStyle w:val="normaltextrun"/>
          <w:rFonts w:ascii="Montserrat Light" w:hAnsi="Montserrat Light" w:cs="Calibri"/>
          <w:b w:val="1"/>
          <w:bCs w:val="1"/>
        </w:rPr>
      </w:pPr>
    </w:p>
    <w:p w:rsidR="4BDE7A5A" w:rsidP="4BDE7A5A" w:rsidRDefault="4BDE7A5A" w14:paraId="5B6C094E" w14:textId="6BF7C60A">
      <w:pPr>
        <w:rPr>
          <w:rStyle w:val="normaltextrun"/>
          <w:rFonts w:ascii="Montserrat Light" w:hAnsi="Montserrat Light" w:cs="Calibri"/>
          <w:b w:val="1"/>
          <w:bCs w:val="1"/>
        </w:rPr>
      </w:pPr>
    </w:p>
    <w:p w:rsidR="4BDE7A5A" w:rsidP="4BDE7A5A" w:rsidRDefault="4BDE7A5A" w14:paraId="30113811" w14:textId="7A4D3970">
      <w:pPr>
        <w:rPr>
          <w:rStyle w:val="normaltextrun"/>
          <w:rFonts w:ascii="Montserrat Light" w:hAnsi="Montserrat Light" w:cs="Calibri"/>
          <w:b w:val="1"/>
          <w:bCs w:val="1"/>
        </w:rPr>
      </w:pPr>
    </w:p>
    <w:p w:rsidR="4BDE7A5A" w:rsidP="4BDE7A5A" w:rsidRDefault="4BDE7A5A" w14:paraId="5BFE874E" w14:textId="52B7964D">
      <w:pPr>
        <w:rPr>
          <w:rStyle w:val="normaltextrun"/>
          <w:rFonts w:ascii="Montserrat Light" w:hAnsi="Montserrat Light" w:cs="Calibri"/>
          <w:b w:val="1"/>
          <w:bCs w:val="1"/>
        </w:rPr>
      </w:pPr>
    </w:p>
    <w:p w:rsidRPr="003563F0" w:rsidR="003563F0" w:rsidP="003563F0" w:rsidRDefault="003563F0" w14:paraId="7AAD7C7E" w14:textId="77777777">
      <w:pPr>
        <w:rPr>
          <w:b/>
          <w:bCs/>
        </w:rPr>
      </w:pPr>
      <w:r w:rsidRPr="003563F0">
        <w:rPr>
          <w:rStyle w:val="normaltextrun"/>
          <w:rFonts w:ascii="Montserrat Light" w:hAnsi="Montserrat Light" w:cs="Calibri"/>
          <w:b/>
          <w:bCs/>
        </w:rPr>
        <w:t>Print Assets</w:t>
      </w:r>
      <w:r w:rsidRPr="003563F0">
        <w:rPr>
          <w:rStyle w:val="eop"/>
          <w:rFonts w:ascii="Montserrat Light" w:hAnsi="Montserrat Light" w:cs="Calibri"/>
          <w:b/>
          <w:bCs/>
        </w:rPr>
        <w:t> </w:t>
      </w:r>
    </w:p>
    <w:p w:rsidRPr="003563F0" w:rsidR="003563F0" w:rsidP="7FCBC92A" w:rsidRDefault="5BABD49C" w14:paraId="6C8DF70A" w14:textId="6B41D689">
      <w:pPr>
        <w:pStyle w:val="paragraph"/>
        <w:numPr>
          <w:ilvl w:val="0"/>
          <w:numId w:val="34"/>
        </w:numPr>
        <w:spacing w:before="0" w:beforeAutospacing="off" w:after="0" w:afterAutospacing="off"/>
        <w:textAlignment w:val="baseline"/>
        <w:rPr>
          <w:rFonts w:ascii="Montserrat Light" w:hAnsi="Montserrat Light" w:cs="Calibri"/>
          <w:sz w:val="22"/>
          <w:szCs w:val="22"/>
        </w:rPr>
      </w:pPr>
      <w:r w:rsidRPr="4BDE7A5A" w:rsidR="5BABD49C">
        <w:rPr>
          <w:rStyle w:val="normaltextrun"/>
          <w:rFonts w:ascii="Montserrat Light" w:hAnsi="Montserrat Light" w:eastAsia="游ゴシック Light" w:cs="Calibri" w:eastAsiaTheme="majorEastAsia"/>
          <w:sz w:val="22"/>
          <w:szCs w:val="22"/>
        </w:rPr>
        <w:t xml:space="preserve">Sidewalk sign </w:t>
      </w:r>
    </w:p>
    <w:p w:rsidR="67B0248F" w:rsidP="6239F2F4" w:rsidRDefault="67B0248F" w14:paraId="124584AA" w14:textId="60F1A4B5">
      <w:pPr>
        <w:pStyle w:val="paragraph"/>
        <w:numPr>
          <w:ilvl w:val="0"/>
          <w:numId w:val="3"/>
        </w:numPr>
        <w:spacing w:before="0" w:beforeAutospacing="0" w:after="0" w:afterAutospacing="0"/>
        <w:rPr>
          <w:rFonts w:ascii="Montserrat Light" w:hAnsi="Montserrat Light" w:eastAsia="Montserrat Light" w:cs="Montserrat Light"/>
          <w:sz w:val="22"/>
          <w:szCs w:val="22"/>
        </w:rPr>
      </w:pPr>
      <w:hyperlink r:id="R342be1c413f14c5e">
        <w:r w:rsidRPr="0A928221" w:rsidR="67B0248F">
          <w:rPr>
            <w:rStyle w:val="Hyperlink"/>
            <w:rFonts w:ascii="Montserrat Light" w:hAnsi="Montserrat Light" w:eastAsia="Montserrat Light" w:cs="Montserrat Light"/>
            <w:sz w:val="22"/>
            <w:szCs w:val="22"/>
          </w:rPr>
          <w:t>Local</w:t>
        </w:r>
      </w:hyperlink>
    </w:p>
    <w:p w:rsidR="345C8036" w:rsidP="4BDE7A5A" w:rsidRDefault="345C8036" w14:paraId="259B3ADC" w14:textId="03BB636C">
      <w:pPr>
        <w:pStyle w:val="paragraph"/>
        <w:numPr>
          <w:ilvl w:val="0"/>
          <w:numId w:val="3"/>
        </w:numPr>
        <w:spacing w:before="0" w:beforeAutospacing="off" w:after="0" w:afterAutospacing="off"/>
        <w:rPr>
          <w:rFonts w:ascii="Montserrat Light" w:hAnsi="Montserrat Light" w:eastAsia="Montserrat Light" w:cs="Montserrat Light"/>
          <w:sz w:val="22"/>
          <w:szCs w:val="22"/>
        </w:rPr>
      </w:pPr>
      <w:hyperlink r:id="R8fdd2085b71846dc">
        <w:r w:rsidRPr="4BDE7A5A" w:rsidR="67B0248F">
          <w:rPr>
            <w:rStyle w:val="Hyperlink"/>
            <w:rFonts w:ascii="Montserrat Light" w:hAnsi="Montserrat Light" w:eastAsia="Montserrat Light" w:cs="Montserrat Light"/>
            <w:sz w:val="22"/>
            <w:szCs w:val="22"/>
          </w:rPr>
          <w:t>Viverant</w:t>
        </w:r>
      </w:hyperlink>
    </w:p>
    <w:p w:rsidR="1D0C3713" w:rsidP="4BDE7A5A" w:rsidRDefault="1D0C3713" w14:paraId="43FEBBFC" w14:textId="72F5A97D">
      <w:pPr>
        <w:pStyle w:val="paragraph"/>
        <w:numPr>
          <w:ilvl w:val="0"/>
          <w:numId w:val="3"/>
        </w:numPr>
        <w:spacing w:before="0" w:beforeAutospacing="off" w:after="0" w:afterAutospacing="off"/>
        <w:rPr>
          <w:rFonts w:ascii="Montserrat" w:hAnsi="Montserrat" w:eastAsia="Montserrat" w:cs="Montserrat"/>
          <w:sz w:val="22"/>
          <w:szCs w:val="22"/>
        </w:rPr>
      </w:pPr>
      <w:hyperlink r:id="Rb65f5eb1d0094275">
        <w:r w:rsidRPr="4BDE7A5A" w:rsidR="1D0C3713">
          <w:rPr>
            <w:rStyle w:val="Hyperlink"/>
            <w:rFonts w:ascii="Montserrat" w:hAnsi="Montserrat" w:eastAsia="Montserrat" w:cs="Montserrat"/>
            <w:sz w:val="22"/>
            <w:szCs w:val="22"/>
          </w:rPr>
          <w:t>Chiropractic</w:t>
        </w:r>
      </w:hyperlink>
    </w:p>
    <w:p w:rsidR="1C0278FC" w:rsidP="1C0278FC" w:rsidRDefault="1C0278FC" w14:paraId="3E46B9FC" w14:textId="7B41C2FA">
      <w:pPr>
        <w:pStyle w:val="paragraph"/>
        <w:spacing w:before="0" w:beforeAutospacing="0" w:after="0" w:afterAutospacing="0"/>
        <w:rPr>
          <w:rFonts w:ascii="Montserrat Light" w:hAnsi="Montserrat Light" w:cs="Calibri"/>
          <w:sz w:val="22"/>
          <w:szCs w:val="22"/>
        </w:rPr>
      </w:pPr>
    </w:p>
    <w:p w:rsidRPr="003563F0" w:rsidR="003563F0" w:rsidP="7FCBC92A" w:rsidRDefault="5BABD49C" w14:paraId="51FAEE71" w14:textId="161070AA">
      <w:pPr>
        <w:pStyle w:val="paragraph"/>
        <w:numPr>
          <w:ilvl w:val="0"/>
          <w:numId w:val="34"/>
        </w:numPr>
        <w:spacing w:before="0" w:beforeAutospacing="off" w:after="0" w:afterAutospacing="off"/>
        <w:textAlignment w:val="baseline"/>
        <w:rPr>
          <w:rFonts w:ascii="Montserrat Light" w:hAnsi="Montserrat Light" w:cs="Calibri"/>
          <w:sz w:val="22"/>
          <w:szCs w:val="22"/>
        </w:rPr>
      </w:pPr>
      <w:r w:rsidRPr="4BDE7A5A" w:rsidR="5BABD49C">
        <w:rPr>
          <w:rStyle w:val="normaltextrun"/>
          <w:rFonts w:ascii="Montserrat Light" w:hAnsi="Montserrat Light" w:eastAsia="游ゴシック Light" w:cs="Calibri" w:eastAsiaTheme="majorEastAsia"/>
          <w:sz w:val="22"/>
          <w:szCs w:val="22"/>
        </w:rPr>
        <w:t>Flyer</w:t>
      </w:r>
      <w:r w:rsidRPr="4BDE7A5A" w:rsidR="30E64E66">
        <w:rPr>
          <w:rStyle w:val="normaltextrun"/>
          <w:rFonts w:ascii="Montserrat Light" w:hAnsi="Montserrat Light" w:eastAsia="游ゴシック Light" w:cs="Calibri" w:eastAsiaTheme="majorEastAsia"/>
          <w:sz w:val="22"/>
          <w:szCs w:val="22"/>
        </w:rPr>
        <w:t>s</w:t>
      </w:r>
    </w:p>
    <w:commentRangeStart w:id="62"/>
    <w:p w:rsidRPr="003563F0" w:rsidR="003563F0" w:rsidP="0A928221" w:rsidRDefault="30E64E66" w14:paraId="202E69C3" w14:textId="1B47A91E">
      <w:pPr>
        <w:pStyle w:val="paragraph"/>
        <w:numPr>
          <w:ilvl w:val="0"/>
          <w:numId w:val="2"/>
        </w:numPr>
        <w:spacing w:before="0" w:beforeAutospacing="off" w:after="0" w:afterAutospacing="off"/>
        <w:textAlignment w:val="baseline"/>
        <w:rPr>
          <w:rFonts w:ascii="Montserrat Light" w:hAnsi="Montserrat Light" w:eastAsia="Montserrat Light" w:cs="Montserrat Light"/>
          <w:sz w:val="22"/>
          <w:szCs w:val="22"/>
        </w:rPr>
      </w:pPr>
      <w:hyperlink r:id="R3849f5721dec4347">
        <w:r w:rsidRPr="0A928221" w:rsidR="30E64E66">
          <w:rPr>
            <w:rStyle w:val="Hyperlink"/>
            <w:rFonts w:ascii="Montserrat Light" w:hAnsi="Montserrat Light" w:eastAsia="Montserrat Light" w:cs="Montserrat Light"/>
            <w:sz w:val="22"/>
            <w:szCs w:val="22"/>
          </w:rPr>
          <w:t>Local</w:t>
        </w:r>
      </w:hyperlink>
      <w:commentRangeEnd w:id="62"/>
      <w:r>
        <w:rPr>
          <w:rStyle w:val="CommentReference"/>
        </w:rPr>
        <w:commentReference w:id="62"/>
      </w:r>
    </w:p>
    <w:p w:rsidR="43E55FC3" w:rsidP="4BDE7A5A" w:rsidRDefault="43E55FC3" w14:paraId="63BBE630" w14:textId="56418EC4">
      <w:pPr>
        <w:pStyle w:val="paragraph"/>
        <w:numPr>
          <w:ilvl w:val="0"/>
          <w:numId w:val="2"/>
        </w:numPr>
        <w:spacing w:before="0" w:beforeAutospacing="off" w:after="0" w:afterAutospacing="off"/>
        <w:rPr>
          <w:rStyle w:val="eop"/>
          <w:rFonts w:ascii="Montserrat Light" w:hAnsi="Montserrat Light" w:eastAsia="Montserrat Light" w:cs="Montserrat Light"/>
          <w:sz w:val="22"/>
          <w:szCs w:val="22"/>
        </w:rPr>
      </w:pPr>
      <w:hyperlink r:id="R4f4ba48733b44f62">
        <w:r w:rsidRPr="4BDE7A5A" w:rsidR="30E64E66">
          <w:rPr>
            <w:rStyle w:val="Hyperlink"/>
            <w:rFonts w:ascii="Montserrat Light" w:hAnsi="Montserrat Light" w:eastAsia="Montserrat Light" w:cs="Montserrat Light"/>
            <w:sz w:val="22"/>
            <w:szCs w:val="22"/>
          </w:rPr>
          <w:t>Viverant</w:t>
        </w:r>
      </w:hyperlink>
      <w:r w:rsidRPr="4BDE7A5A" w:rsidR="5BABD49C">
        <w:rPr>
          <w:rStyle w:val="normaltextrun"/>
          <w:rFonts w:ascii="Montserrat Light" w:hAnsi="Montserrat Light" w:eastAsia="Montserrat Light" w:cs="Montserrat Light"/>
          <w:sz w:val="22"/>
          <w:szCs w:val="22"/>
        </w:rPr>
        <w:t xml:space="preserve"> </w:t>
      </w:r>
    </w:p>
    <w:p w:rsidR="48CCF2D6" w:rsidP="4BDE7A5A" w:rsidRDefault="48CCF2D6" w14:paraId="29BF9DB5" w14:textId="6FD68B2D">
      <w:pPr>
        <w:pStyle w:val="paragraph"/>
        <w:numPr>
          <w:ilvl w:val="0"/>
          <w:numId w:val="2"/>
        </w:numPr>
        <w:suppressLineNumbers w:val="0"/>
        <w:bidi w:val="0"/>
        <w:spacing w:before="0" w:beforeAutospacing="off" w:after="0" w:afterAutospacing="off" w:line="240" w:lineRule="auto"/>
        <w:ind w:left="1620" w:right="0" w:hanging="360"/>
        <w:jc w:val="left"/>
        <w:rPr>
          <w:rStyle w:val="normaltextrun"/>
          <w:rFonts w:ascii="Montserrat" w:hAnsi="Montserrat" w:eastAsia="Montserrat" w:cs="Montserrat"/>
          <w:sz w:val="22"/>
          <w:szCs w:val="22"/>
        </w:rPr>
      </w:pPr>
      <w:hyperlink r:id="Rc7fca8eb5be14f58">
        <w:r w:rsidRPr="4BDE7A5A" w:rsidR="48CCF2D6">
          <w:rPr>
            <w:rStyle w:val="Hyperlink"/>
            <w:rFonts w:ascii="Montserrat" w:hAnsi="Montserrat" w:eastAsia="Montserrat" w:cs="Montserrat"/>
            <w:sz w:val="22"/>
            <w:szCs w:val="22"/>
          </w:rPr>
          <w:t>Chiropractic</w:t>
        </w:r>
      </w:hyperlink>
    </w:p>
    <w:p w:rsidR="1C0278FC" w:rsidP="1C0278FC" w:rsidRDefault="1C0278FC" w14:paraId="77376844" w14:textId="60E6A40C">
      <w:pPr>
        <w:pStyle w:val="paragraph"/>
        <w:spacing w:before="0" w:beforeAutospacing="0" w:after="0" w:afterAutospacing="0"/>
        <w:rPr>
          <w:rStyle w:val="eop"/>
          <w:rFonts w:ascii="Montserrat Light" w:hAnsi="Montserrat Light" w:cs="Calibri" w:eastAsiaTheme="majorEastAsia"/>
          <w:sz w:val="22"/>
          <w:szCs w:val="22"/>
        </w:rPr>
      </w:pPr>
    </w:p>
    <w:p w:rsidR="1EB8C1E0" w:rsidP="7FCBC92A" w:rsidRDefault="1EB8C1E0" w14:paraId="203B7C3E" w14:textId="1A87BFD3">
      <w:pPr>
        <w:pStyle w:val="paragraph"/>
        <w:numPr>
          <w:ilvl w:val="0"/>
          <w:numId w:val="34"/>
        </w:numPr>
        <w:spacing w:before="0" w:beforeAutospacing="off" w:after="0" w:afterAutospacing="off"/>
        <w:rPr>
          <w:rStyle w:val="eop"/>
          <w:rFonts w:ascii="Montserrat Light" w:hAnsi="Montserrat Light" w:eastAsia="游ゴシック Light" w:cs="Calibri" w:eastAsiaTheme="majorEastAsia"/>
          <w:sz w:val="22"/>
          <w:szCs w:val="22"/>
        </w:rPr>
      </w:pPr>
      <w:r w:rsidRPr="4BDE7A5A" w:rsidR="1EB8C1E0">
        <w:rPr>
          <w:rStyle w:val="normaltextrun"/>
          <w:rFonts w:ascii="Montserrat Light" w:hAnsi="Montserrat Light" w:eastAsia="游ゴシック Light" w:cs="Calibri" w:eastAsiaTheme="majorEastAsia"/>
          <w:sz w:val="22"/>
          <w:szCs w:val="22"/>
        </w:rPr>
        <w:t>Window Cling</w:t>
      </w:r>
    </w:p>
    <w:p w:rsidR="1EB8C1E0" w:rsidP="0A928221" w:rsidRDefault="1EB8C1E0" w14:paraId="1EEC0187" w14:textId="7E6B7574">
      <w:pPr>
        <w:pStyle w:val="paragraph"/>
        <w:numPr>
          <w:ilvl w:val="0"/>
          <w:numId w:val="1"/>
        </w:numPr>
        <w:spacing w:before="0" w:beforeAutospacing="off" w:after="0" w:afterAutospacing="off"/>
        <w:rPr>
          <w:rStyle w:val="eop"/>
          <w:rFonts w:ascii="Montserrat Light" w:hAnsi="Montserrat Light" w:eastAsia="Montserrat Light" w:cs="Montserrat Light"/>
          <w:sz w:val="22"/>
          <w:szCs w:val="22"/>
        </w:rPr>
      </w:pPr>
      <w:hyperlink r:id="R0e07278495fc4e9a">
        <w:r w:rsidRPr="0A928221" w:rsidR="1EB8C1E0">
          <w:rPr>
            <w:rStyle w:val="Hyperlink"/>
            <w:rFonts w:ascii="Montserrat Light" w:hAnsi="Montserrat Light" w:eastAsia="Montserrat Light" w:cs="Montserrat Light"/>
            <w:sz w:val="22"/>
            <w:szCs w:val="22"/>
          </w:rPr>
          <w:t>Local</w:t>
        </w:r>
      </w:hyperlink>
    </w:p>
    <w:p w:rsidR="1EB8C1E0" w:rsidP="4BDE7A5A" w:rsidRDefault="1EB8C1E0" w14:paraId="0034BF7F" w14:textId="5F3270F9">
      <w:pPr>
        <w:pStyle w:val="paragraph"/>
        <w:numPr>
          <w:ilvl w:val="0"/>
          <w:numId w:val="1"/>
        </w:numPr>
        <w:spacing w:before="0" w:beforeAutospacing="off" w:after="0" w:afterAutospacing="off"/>
        <w:rPr>
          <w:rStyle w:val="eop"/>
          <w:rFonts w:ascii="Montserrat Light" w:hAnsi="Montserrat Light" w:eastAsia="Montserrat Light" w:cs="Montserrat Light"/>
          <w:sz w:val="22"/>
          <w:szCs w:val="22"/>
        </w:rPr>
      </w:pPr>
      <w:hyperlink r:id="R0cc3dbed65bd48ac">
        <w:r w:rsidRPr="4BDE7A5A" w:rsidR="1EB8C1E0">
          <w:rPr>
            <w:rStyle w:val="Hyperlink"/>
            <w:rFonts w:ascii="Montserrat Light" w:hAnsi="Montserrat Light" w:eastAsia="Montserrat Light" w:cs="Montserrat Light"/>
            <w:sz w:val="22"/>
            <w:szCs w:val="22"/>
          </w:rPr>
          <w:t>Viverant</w:t>
        </w:r>
      </w:hyperlink>
    </w:p>
    <w:p w:rsidR="430D8C1B" w:rsidP="4BDE7A5A" w:rsidRDefault="430D8C1B" w14:paraId="7901D607" w14:textId="100EFF16">
      <w:pPr>
        <w:pStyle w:val="paragraph"/>
        <w:numPr>
          <w:ilvl w:val="0"/>
          <w:numId w:val="1"/>
        </w:numPr>
        <w:spacing w:before="0" w:beforeAutospacing="off" w:after="0" w:afterAutospacing="off"/>
        <w:rPr>
          <w:rStyle w:val="eop"/>
          <w:rFonts w:ascii="Montserrat" w:hAnsi="Montserrat" w:eastAsia="Montserrat" w:cs="Montserrat"/>
          <w:sz w:val="22"/>
          <w:szCs w:val="22"/>
        </w:rPr>
      </w:pPr>
      <w:hyperlink r:id="R697adc5d46404314">
        <w:r w:rsidRPr="4BDE7A5A" w:rsidR="430D8C1B">
          <w:rPr>
            <w:rStyle w:val="Hyperlink"/>
            <w:rFonts w:ascii="Montserrat" w:hAnsi="Montserrat" w:eastAsia="Montserrat" w:cs="Montserrat"/>
            <w:sz w:val="22"/>
            <w:szCs w:val="22"/>
          </w:rPr>
          <w:t>Chiropractic</w:t>
        </w:r>
      </w:hyperlink>
    </w:p>
    <w:p w:rsidR="1C0278FC" w:rsidP="6239F2F4" w:rsidRDefault="1C0278FC" w14:paraId="13690F0E" w14:textId="4BB328A9">
      <w:pPr>
        <w:pStyle w:val="paragraph"/>
        <w:spacing w:before="0" w:beforeAutospacing="0" w:after="0" w:afterAutospacing="0"/>
        <w:rPr>
          <w:rStyle w:val="eop"/>
          <w:rFonts w:ascii="Montserrat Light" w:hAnsi="Montserrat Light" w:eastAsia="Montserrat Light" w:cs="Montserrat Light"/>
          <w:sz w:val="22"/>
          <w:szCs w:val="22"/>
        </w:rPr>
      </w:pPr>
    </w:p>
    <w:p w:rsidR="72EB9509" w:rsidP="4BDE7A5A" w:rsidRDefault="72EB9509" w14:paraId="4E7283BD" w14:textId="780F2BB2">
      <w:pPr>
        <w:pStyle w:val="paragraph"/>
        <w:spacing w:before="0" w:beforeAutospacing="off" w:after="0" w:afterAutospacing="off"/>
      </w:pPr>
    </w:p>
    <w:p w:rsidR="003C2340" w:rsidRDefault="003C2340" w14:paraId="07EFBD9A" w14:textId="085445C6">
      <w:pPr>
        <w:rPr>
          <w:rFonts w:ascii="Segoe UI" w:hAnsi="Segoe UI" w:eastAsia="Times New Roman" w:cs="Segoe UI"/>
          <w:kern w:val="0"/>
          <w:sz w:val="18"/>
          <w:szCs w:val="18"/>
          <w14:ligatures w14:val="none"/>
        </w:rPr>
      </w:pPr>
      <w:r>
        <w:rPr>
          <w:rFonts w:ascii="Segoe UI" w:hAnsi="Segoe UI" w:cs="Segoe UI"/>
          <w:sz w:val="18"/>
          <w:szCs w:val="18"/>
        </w:rPr>
        <w:br w:type="page"/>
      </w:r>
    </w:p>
    <w:p w:rsidR="003563F0" w:rsidP="003C2340" w:rsidRDefault="5A3A1F46" w14:paraId="24056FCF" w14:textId="312A73AC">
      <w:pPr>
        <w:pStyle w:val="Heading1"/>
      </w:pPr>
      <w:bookmarkStart w:name="_Toc1245645166" w:id="1330237282"/>
      <w:r w:rsidR="5A3A1F46">
        <w:rPr/>
        <w:t>Timeline Recap</w:t>
      </w:r>
      <w:bookmarkEnd w:id="1330237282"/>
    </w:p>
    <w:p w:rsidRPr="003C2340" w:rsidR="003C2340" w:rsidP="003C2340" w:rsidRDefault="003C2340" w14:paraId="5513AF8C" w14:textId="60747C80">
      <w:r>
        <w:rPr>
          <w:noProof/>
        </w:rPr>
        <w:drawing>
          <wp:inline distT="0" distB="0" distL="0" distR="0" wp14:anchorId="6FD92C50" wp14:editId="59605DDD">
            <wp:extent cx="6381750" cy="5981700"/>
            <wp:effectExtent l="38100" t="0" r="19050" b="0"/>
            <wp:docPr id="923697025"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6" r:lo="rId137" r:qs="rId138" r:cs="rId139"/>
              </a:graphicData>
            </a:graphic>
          </wp:inline>
        </w:drawing>
      </w:r>
    </w:p>
    <w:p w:rsidRPr="003563F0" w:rsidR="00CD506A" w:rsidP="003563F0" w:rsidRDefault="00CD506A" w14:paraId="6D0779EC" w14:textId="160D7F21">
      <w:pPr>
        <w:pStyle w:val="paragraph"/>
        <w:spacing w:before="0" w:after="0"/>
        <w:textAlignment w:val="baseline"/>
        <w:rPr>
          <w:rFonts w:ascii="Montserrat Light" w:hAnsi="Montserrat Light" w:cs="Segoe UI"/>
          <w:sz w:val="18"/>
          <w:szCs w:val="18"/>
        </w:rPr>
      </w:pPr>
    </w:p>
    <w:sectPr w:rsidRPr="003563F0" w:rsidR="00CD506A" w:rsidSect="00F61DA2">
      <w:headerReference w:type="default" r:id="rId141"/>
      <w:footerReference w:type="default" r:id="rId142"/>
      <w:pgSz w:w="12240" w:h="15840" w:orient="portrait"/>
      <w:pgMar w:top="1440" w:right="1080" w:bottom="1440" w:left="1080" w:header="720" w:footer="720" w:gutter="0"/>
      <w:cols w:equalWidth="1"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E" w:author="Morgan Edwards" w:date="2024-07-25T07:33:00Z" w:id="18">
    <w:p w:rsidR="6239F2F4" w:rsidRDefault="6239F2F4" w14:paraId="715AE472" w14:textId="3563EBA8">
      <w:r>
        <w:t>bad link</w:t>
      </w:r>
      <w:r>
        <w:annotationRef/>
      </w:r>
    </w:p>
  </w:comment>
  <w:comment w:initials="ME" w:author="Morgan Edwards" w:date="2024-07-25T07:34:00Z" w:id="24">
    <w:p w:rsidR="6239F2F4" w:rsidRDefault="6239F2F4" w14:paraId="72053265" w14:textId="6C87246E">
      <w:r>
        <w:t>bad link</w:t>
      </w:r>
      <w:r>
        <w:annotationRef/>
      </w:r>
    </w:p>
  </w:comment>
  <w:comment w:initials="ME" w:author="Morgan Edwards" w:date="2024-07-25T07:36:00Z" w:id="31">
    <w:p w:rsidR="6239F2F4" w:rsidRDefault="6239F2F4" w14:paraId="22820E40" w14:textId="08666978">
      <w:r>
        <w:t>bad link</w:t>
      </w:r>
      <w:r>
        <w:annotationRef/>
      </w:r>
    </w:p>
  </w:comment>
  <w:comment w:initials="ME" w:author="Morgan Edwards" w:date="2024-07-25T07:40:00Z" w:id="32">
    <w:p w:rsidR="6239F2F4" w:rsidRDefault="6239F2F4" w14:paraId="59D6CA9D" w14:textId="1409876E">
      <w:r>
        <w:t>bad link</w:t>
      </w:r>
      <w:r>
        <w:annotationRef/>
      </w:r>
    </w:p>
  </w:comment>
  <w:comment w:initials="ME" w:author="Morgan Edwards" w:date="2024-07-25T07:40:00Z" w:id="34">
    <w:p w:rsidR="6239F2F4" w:rsidRDefault="6239F2F4" w14:paraId="55203486" w14:textId="0B041B9C">
      <w:r>
        <w:t>bad link</w:t>
      </w:r>
      <w:r>
        <w:annotationRef/>
      </w:r>
    </w:p>
  </w:comment>
  <w:comment w:initials="ME" w:author="Morgan Edwards" w:date="2024-07-25T07:42:00Z" w:id="43">
    <w:p w:rsidR="6239F2F4" w:rsidRDefault="6239F2F4" w14:paraId="4BDBEFEC" w14:textId="75896120">
      <w:r>
        <w:t>bad link</w:t>
      </w:r>
      <w:r>
        <w:annotationRef/>
      </w:r>
    </w:p>
  </w:comment>
  <w:comment w:initials="ME" w:author="Morgan Edwards" w:date="2024-07-25T07:45:00Z" w:id="48">
    <w:p w:rsidR="6239F2F4" w:rsidRDefault="6239F2F4" w14:paraId="0613D12E" w14:textId="3220D121">
      <w:r>
        <w:t>bad link</w:t>
      </w:r>
      <w:r>
        <w:annotationRef/>
      </w:r>
    </w:p>
  </w:comment>
  <w:comment w:initials="ME" w:author="Morgan Edwards" w:date="2024-07-25T07:46:00Z" w:id="51">
    <w:p w:rsidR="6239F2F4" w:rsidRDefault="6239F2F4" w14:paraId="2382819C" w14:textId="66ED9C3E">
      <w:r>
        <w:t>bad link</w:t>
      </w:r>
      <w:r>
        <w:annotationRef/>
      </w:r>
    </w:p>
  </w:comment>
  <w:comment w:initials="ME" w:author="Morgan Edwards" w:date="2024-07-08T08:12:00Z" w:id="54">
    <w:p w:rsidR="005677AD" w:rsidRDefault="005677AD" w14:paraId="352C1F0C" w14:textId="257BA217">
      <w:r>
        <w:annotationRef/>
      </w:r>
      <w:r w:rsidRPr="416B7E6D">
        <w:t>add viverant title</w:t>
      </w:r>
    </w:p>
  </w:comment>
  <w:comment w:initials="ME" w:author="Morgan Edwards" w:date="2024-07-25T08:48:00Z" w:id="62">
    <w:p w:rsidR="6239F2F4" w:rsidRDefault="6239F2F4" w14:paraId="739DFB1F" w14:textId="02BD3B77">
      <w:r>
        <w:t>bad link</w:t>
      </w:r>
      <w:r>
        <w:annotationRef/>
      </w:r>
    </w:p>
  </w:comment>
</w:comments>
</file>

<file path=word/commentsExtended.xml><?xml version="1.0" encoding="utf-8"?>
<w15:commentsEx xmlns:mc="http://schemas.openxmlformats.org/markup-compatibility/2006" xmlns:w15="http://schemas.microsoft.com/office/word/2012/wordml" mc:Ignorable="w15">
  <w15:commentEx w15:done="1" w15:paraId="76E8AB4D"/>
  <w15:commentEx w15:done="1" w15:paraId="715AE472"/>
  <w15:commentEx w15:done="1" w15:paraId="72053265"/>
  <w15:commentEx w15:done="1" w15:paraId="22820E40"/>
  <w15:commentEx w15:done="1" w15:paraId="59D6CA9D"/>
  <w15:commentEx w15:done="1" w15:paraId="55203486"/>
  <w15:commentEx w15:done="1" w15:paraId="61FB1293"/>
  <w15:commentEx w15:done="1" w15:paraId="4BDBEFEC"/>
  <w15:commentEx w15:done="1" w15:paraId="0613D12E"/>
  <w15:commentEx w15:done="1" w15:paraId="2382819C"/>
  <w15:commentEx w15:done="1" w15:paraId="352C1F0C"/>
  <w15:commentEx w15:done="1" w15:paraId="739DFB1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CC34EA0" w16cex:dateUtc="2024-07-25T14:31:00Z"/>
  <w16cex:commentExtensible w16cex:durableId="17C5BAEB" w16cex:dateUtc="2024-07-25T14:33:00Z"/>
  <w16cex:commentExtensible w16cex:durableId="29D796A8" w16cex:dateUtc="2024-07-25T14:34:00Z"/>
  <w16cex:commentExtensible w16cex:durableId="116FBE23" w16cex:dateUtc="2024-07-25T14:36:00Z"/>
  <w16cex:commentExtensible w16cex:durableId="7B371CCB" w16cex:dateUtc="2024-07-25T14:40:00Z"/>
  <w16cex:commentExtensible w16cex:durableId="13BE2DA9" w16cex:dateUtc="2024-07-25T14:40:00Z"/>
  <w16cex:commentExtensible w16cex:durableId="679A1F15" w16cex:dateUtc="2024-07-25T14:41:00Z"/>
  <w16cex:commentExtensible w16cex:durableId="2E00B00D" w16cex:dateUtc="2024-07-25T14:42:00Z"/>
  <w16cex:commentExtensible w16cex:durableId="24BF27D1" w16cex:dateUtc="2024-07-25T14:45:00Z"/>
  <w16cex:commentExtensible w16cex:durableId="5A0DD339" w16cex:dateUtc="2024-07-25T14:46:00Z"/>
  <w16cex:commentExtensible w16cex:durableId="423EE34E" w16cex:dateUtc="2024-07-08T15:12:00Z"/>
  <w16cex:commentExtensible w16cex:durableId="4AA27D8E" w16cex:dateUtc="2024-07-25T15:48:00Z"/>
</w16cex:commentsExtensible>
</file>

<file path=word/commentsIds.xml><?xml version="1.0" encoding="utf-8"?>
<w16cid:commentsIds xmlns:mc="http://schemas.openxmlformats.org/markup-compatibility/2006" xmlns:w16cid="http://schemas.microsoft.com/office/word/2016/wordml/cid" mc:Ignorable="w16cid">
  <w16cid:commentId w16cid:paraId="76E8AB4D" w16cid:durableId="0CC34EA0"/>
  <w16cid:commentId w16cid:paraId="715AE472" w16cid:durableId="17C5BAEB"/>
  <w16cid:commentId w16cid:paraId="72053265" w16cid:durableId="29D796A8"/>
  <w16cid:commentId w16cid:paraId="22820E40" w16cid:durableId="116FBE23"/>
  <w16cid:commentId w16cid:paraId="59D6CA9D" w16cid:durableId="7B371CCB"/>
  <w16cid:commentId w16cid:paraId="55203486" w16cid:durableId="13BE2DA9"/>
  <w16cid:commentId w16cid:paraId="61FB1293" w16cid:durableId="679A1F15"/>
  <w16cid:commentId w16cid:paraId="4BDBEFEC" w16cid:durableId="2E00B00D"/>
  <w16cid:commentId w16cid:paraId="0613D12E" w16cid:durableId="24BF27D1"/>
  <w16cid:commentId w16cid:paraId="2382819C" w16cid:durableId="5A0DD339"/>
  <w16cid:commentId w16cid:paraId="352C1F0C" w16cid:durableId="423EE34E"/>
  <w16cid:commentId w16cid:paraId="739DFB1F" w16cid:durableId="4AA27D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1DA2" w:rsidP="00974A93" w:rsidRDefault="00F61DA2" w14:paraId="21D30E12" w14:textId="77777777">
      <w:pPr>
        <w:spacing w:after="0" w:line="240" w:lineRule="auto"/>
      </w:pPr>
      <w:r>
        <w:separator/>
      </w:r>
    </w:p>
  </w:endnote>
  <w:endnote w:type="continuationSeparator" w:id="0">
    <w:p w:rsidR="00F61DA2" w:rsidP="00974A93" w:rsidRDefault="00F61DA2" w14:paraId="0EEEA7ED" w14:textId="77777777">
      <w:pPr>
        <w:spacing w:after="0" w:line="240" w:lineRule="auto"/>
      </w:pPr>
      <w:r>
        <w:continuationSeparator/>
      </w:r>
    </w:p>
  </w:endnote>
  <w:endnote w:type="continuationNotice" w:id="1">
    <w:p w:rsidR="00384685" w:rsidRDefault="00384685" w14:paraId="263821B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ontserrat SemiBold">
    <w:charset w:val="00"/>
    <w:family w:val="auto"/>
    <w:pitch w:val="variable"/>
    <w:sig w:usb0="2000020F" w:usb1="00000003" w:usb2="00000000" w:usb3="00000000" w:csb0="00000197" w:csb1="00000000"/>
  </w:font>
  <w:font w:name="Montserrat Light">
    <w:altName w:val="Calibri"/>
    <w:charset w:val="00"/>
    <w:family w:val="auto"/>
    <w:pitch w:val="variable"/>
    <w:sig w:usb0="2000020F" w:usb1="00000003" w:usb2="00000000" w:usb3="00000000" w:csb0="00000197" w:csb1="00000000"/>
  </w:font>
  <w:font w:name="Aptos Display">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40377"/>
      <w:docPartObj>
        <w:docPartGallery w:val="Page Numbers (Bottom of Page)"/>
        <w:docPartUnique/>
      </w:docPartObj>
    </w:sdtPr>
    <w:sdtEndPr>
      <w:rPr>
        <w:rFonts w:ascii="Montserrat" w:hAnsi="Montserrat"/>
        <w:noProof/>
      </w:rPr>
    </w:sdtEndPr>
    <w:sdtContent>
      <w:p w:rsidR="003C2340" w:rsidRDefault="003C2340" w14:paraId="3DDD2DC4" w14:textId="43248F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C2340" w:rsidRDefault="003C2340" w14:paraId="0B92FED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1DA2" w:rsidP="00974A93" w:rsidRDefault="00F61DA2" w14:paraId="297365FD" w14:textId="77777777">
      <w:pPr>
        <w:spacing w:after="0" w:line="240" w:lineRule="auto"/>
      </w:pPr>
      <w:r>
        <w:separator/>
      </w:r>
    </w:p>
  </w:footnote>
  <w:footnote w:type="continuationSeparator" w:id="0">
    <w:p w:rsidR="00F61DA2" w:rsidP="00974A93" w:rsidRDefault="00F61DA2" w14:paraId="1BFFEF36" w14:textId="77777777">
      <w:pPr>
        <w:spacing w:after="0" w:line="240" w:lineRule="auto"/>
      </w:pPr>
      <w:r>
        <w:continuationSeparator/>
      </w:r>
    </w:p>
  </w:footnote>
  <w:footnote w:type="continuationNotice" w:id="1">
    <w:p w:rsidR="00384685" w:rsidRDefault="00384685" w14:paraId="4A95945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74A93" w:rsidP="00974A93" w:rsidRDefault="00974A93" w14:paraId="7CA186E3" w14:textId="76B267B8">
    <w:pPr>
      <w:spacing w:after="0" w:line="240" w:lineRule="auto"/>
      <w:rPr>
        <w:rFonts w:ascii="Montserrat SemiBold" w:hAnsi="Montserrat SemiBold"/>
        <w:sz w:val="28"/>
        <w:szCs w:val="28"/>
      </w:rPr>
    </w:pPr>
    <w:r w:rsidRPr="00974A93">
      <w:rPr>
        <w:noProof/>
        <w:sz w:val="28"/>
        <w:szCs w:val="28"/>
      </w:rPr>
      <w:drawing>
        <wp:anchor distT="0" distB="0" distL="114300" distR="114300" simplePos="0" relativeHeight="251658240" behindDoc="1" locked="0" layoutInCell="1" allowOverlap="1" wp14:anchorId="545D4F08" wp14:editId="6689F59F">
          <wp:simplePos x="0" y="0"/>
          <wp:positionH relativeFrom="column">
            <wp:posOffset>4791075</wp:posOffset>
          </wp:positionH>
          <wp:positionV relativeFrom="paragraph">
            <wp:posOffset>-17145</wp:posOffset>
          </wp:positionV>
          <wp:extent cx="1533525" cy="407793"/>
          <wp:effectExtent l="0" t="0" r="0" b="0"/>
          <wp:wrapTight wrapText="bothSides">
            <wp:wrapPolygon edited="0">
              <wp:start x="2952" y="0"/>
              <wp:lineTo x="0" y="0"/>
              <wp:lineTo x="0" y="10093"/>
              <wp:lineTo x="2147" y="16150"/>
              <wp:lineTo x="3220" y="20187"/>
              <wp:lineTo x="3488" y="20187"/>
              <wp:lineTo x="5366" y="20187"/>
              <wp:lineTo x="21198" y="19178"/>
              <wp:lineTo x="21198" y="1009"/>
              <wp:lineTo x="20661" y="0"/>
              <wp:lineTo x="4830" y="0"/>
              <wp:lineTo x="2952" y="0"/>
            </wp:wrapPolygon>
          </wp:wrapTight>
          <wp:docPr id="184567969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79695"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533525" cy="407793"/>
                  </a:xfrm>
                  <a:prstGeom prst="rect">
                    <a:avLst/>
                  </a:prstGeom>
                </pic:spPr>
              </pic:pic>
            </a:graphicData>
          </a:graphic>
        </wp:anchor>
      </w:drawing>
    </w:r>
    <w:r w:rsidRPr="00974A93" w:rsidR="7FCBC92A">
      <w:rPr>
        <w:rFonts w:ascii="Montserrat SemiBold" w:hAnsi="Montserrat SemiBold"/>
        <w:sz w:val="28"/>
        <w:szCs w:val="28"/>
      </w:rPr>
      <w:t>P</w:t>
    </w:r>
    <w:r w:rsidRPr="00974A93" w:rsidR="7FCBC92A">
      <w:rPr>
        <w:rFonts w:ascii="Montserrat SemiBold" w:hAnsi="Montserrat SemiBold"/>
        <w:sz w:val="28"/>
        <w:szCs w:val="28"/>
      </w:rPr>
      <w:t>ROVIDER PRORAM</w:t>
    </w:r>
    <w:r w:rsidRPr="00974A93" w:rsidR="7FCBC92A">
      <w:rPr>
        <w:rFonts w:ascii="Montserrat SemiBold" w:hAnsi="Montserrat SemiBold"/>
        <w:sz w:val="28"/>
        <w:szCs w:val="28"/>
      </w:rPr>
      <w:t xml:space="preserve"> MARKETING GUIDE</w:t>
    </w:r>
  </w:p>
  <w:p w:rsidRPr="00974A93" w:rsidR="00974A93" w:rsidP="00974A93" w:rsidRDefault="00974A93" w14:paraId="2A1DE513" w14:textId="7D8BA886">
    <w:pPr>
      <w:spacing w:after="0" w:line="240" w:lineRule="auto"/>
      <w:rPr>
        <w:rFonts w:ascii="Montserrat Light" w:hAnsi="Montserrat Light"/>
        <w:sz w:val="18"/>
        <w:szCs w:val="18"/>
      </w:rPr>
    </w:pPr>
    <w:r w:rsidRPr="7FCBC92A" w:rsidR="7FCBC92A">
      <w:rPr>
        <w:rStyle w:val="normaltextrun"/>
        <w:rFonts w:ascii="Montserrat Light" w:hAnsi="Montserrat Light" w:cs="Calibri"/>
        <w:sz w:val="18"/>
        <w:szCs w:val="18"/>
      </w:rPr>
      <w:t>All-encompassing guide to help you promote your p</w:t>
    </w:r>
    <w:r w:rsidRPr="7FCBC92A" w:rsidR="7FCBC92A">
      <w:rPr>
        <w:rStyle w:val="normaltextrun"/>
        <w:rFonts w:ascii="Montserrat Light" w:hAnsi="Montserrat Light" w:cs="Calibri"/>
        <w:sz w:val="18"/>
        <w:szCs w:val="18"/>
      </w:rPr>
      <w:t xml:space="preserve">rovider </w:t>
    </w:r>
    <w:r w:rsidRPr="7FCBC92A" w:rsidR="7FCBC92A">
      <w:rPr>
        <w:rStyle w:val="normaltextrun"/>
        <w:rFonts w:ascii="Montserrat Light" w:hAnsi="Montserrat Light" w:cs="Calibri"/>
        <w:sz w:val="18"/>
        <w:szCs w:val="18"/>
      </w:rPr>
      <w:t>program</w:t>
    </w:r>
    <w:r w:rsidRPr="7FCBC92A" w:rsidR="7FCBC92A">
      <w:rPr>
        <w:rStyle w:val="eop"/>
        <w:rFonts w:ascii="Montserrat Light" w:hAnsi="Montserrat Light" w:cs="Calibri"/>
        <w:sz w:val="18"/>
        <w:szCs w:val="18"/>
      </w:rPr>
      <w:t> </w:t>
    </w:r>
  </w:p>
  <w:p w:rsidR="00974A93" w:rsidP="00974A93" w:rsidRDefault="00974A93" w14:paraId="7151D116" w14:textId="7E3F0904">
    <w:pPr>
      <w:pStyle w:val="Header"/>
      <w:jc w:val="right"/>
    </w:pPr>
  </w:p>
</w:hdr>
</file>

<file path=word/intelligence2.xml><?xml version="1.0" encoding="utf-8"?>
<int2:intelligence xmlns:int2="http://schemas.microsoft.com/office/intelligence/2020/intelligence">
  <int2:observations>
    <int2:bookmark int2:bookmarkName="_Int_3cKWWYqS" int2:invalidationBookmarkName="" int2:hashCode="nwnVSrzKj+PH0X" int2:id="PokcA818">
      <int2:state int2:type="gram" int2:value="Rejected"/>
    </int2:bookmark>
    <int2:bookmark int2:bookmarkName="_Int_rJo2kGYH" int2:invalidationBookmarkName="" int2:hashCode="2xx4RSThtUARqV" int2:id="bBUqyZ3d">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7">
    <w:nsid w:val="2f15c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B016F0"/>
    <w:multiLevelType w:val="multilevel"/>
    <w:tmpl w:val="35FC77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77622"/>
    <w:multiLevelType w:val="multilevel"/>
    <w:tmpl w:val="91501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BBA0226"/>
    <w:multiLevelType w:val="hybridMultilevel"/>
    <w:tmpl w:val="F35257FC"/>
    <w:lvl w:ilvl="0" w:tplc="B7C21A94">
      <w:start w:val="1"/>
      <w:numFmt w:val="decimal"/>
      <w:lvlText w:val="%1."/>
      <w:lvlJc w:val="left"/>
      <w:pPr>
        <w:ind w:left="720" w:hanging="360"/>
      </w:pPr>
      <w:rPr>
        <w:rFonts w:hint="default" w:eastAsiaTheme="majorEastAsia"/>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A4E7D"/>
    <w:multiLevelType w:val="multilevel"/>
    <w:tmpl w:val="873ECDA0"/>
    <w:lvl w:ilvl="0">
      <w:start w:val="1"/>
      <w:numFmt w:val="bullet"/>
      <w:lvlText w:val=""/>
      <w:lvlJc w:val="left"/>
      <w:pPr>
        <w:tabs>
          <w:tab w:val="num" w:pos="900"/>
        </w:tabs>
        <w:ind w:left="900" w:hanging="360"/>
      </w:pPr>
      <w:rPr>
        <w:rFonts w:hint="default" w:ascii="Symbol" w:hAnsi="Symbol"/>
      </w:rPr>
    </w:lvl>
    <w:lvl w:ilvl="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4" w15:restartNumberingAfterBreak="0">
    <w:nsid w:val="119066A0"/>
    <w:multiLevelType w:val="hybridMultilevel"/>
    <w:tmpl w:val="FFFFFFFF"/>
    <w:lvl w:ilvl="0" w:tplc="1A3E44F0">
      <w:start w:val="1"/>
      <w:numFmt w:val="bullet"/>
      <w:lvlText w:val=""/>
      <w:lvlJc w:val="left"/>
      <w:pPr>
        <w:ind w:left="720" w:hanging="360"/>
      </w:pPr>
      <w:rPr>
        <w:rFonts w:hint="default" w:ascii="Symbol" w:hAnsi="Symbol"/>
      </w:rPr>
    </w:lvl>
    <w:lvl w:ilvl="1" w:tplc="418AE00C">
      <w:start w:val="1"/>
      <w:numFmt w:val="bullet"/>
      <w:lvlText w:val="o"/>
      <w:lvlJc w:val="left"/>
      <w:pPr>
        <w:ind w:left="1440" w:hanging="360"/>
      </w:pPr>
      <w:rPr>
        <w:rFonts w:hint="default" w:ascii="Courier New" w:hAnsi="Courier New"/>
      </w:rPr>
    </w:lvl>
    <w:lvl w:ilvl="2" w:tplc="BFDE4D8E">
      <w:start w:val="1"/>
      <w:numFmt w:val="bullet"/>
      <w:lvlText w:val=""/>
      <w:lvlJc w:val="left"/>
      <w:pPr>
        <w:ind w:left="2160" w:hanging="360"/>
      </w:pPr>
      <w:rPr>
        <w:rFonts w:hint="default" w:ascii="Wingdings" w:hAnsi="Wingdings"/>
      </w:rPr>
    </w:lvl>
    <w:lvl w:ilvl="3" w:tplc="B7BC5E52">
      <w:start w:val="1"/>
      <w:numFmt w:val="bullet"/>
      <w:lvlText w:val=""/>
      <w:lvlJc w:val="left"/>
      <w:pPr>
        <w:ind w:left="2880" w:hanging="360"/>
      </w:pPr>
      <w:rPr>
        <w:rFonts w:hint="default" w:ascii="Symbol" w:hAnsi="Symbol"/>
      </w:rPr>
    </w:lvl>
    <w:lvl w:ilvl="4" w:tplc="EED0523A">
      <w:start w:val="1"/>
      <w:numFmt w:val="bullet"/>
      <w:lvlText w:val="o"/>
      <w:lvlJc w:val="left"/>
      <w:pPr>
        <w:ind w:left="3600" w:hanging="360"/>
      </w:pPr>
      <w:rPr>
        <w:rFonts w:hint="default" w:ascii="Courier New" w:hAnsi="Courier New"/>
      </w:rPr>
    </w:lvl>
    <w:lvl w:ilvl="5" w:tplc="00FE521C">
      <w:start w:val="1"/>
      <w:numFmt w:val="bullet"/>
      <w:lvlText w:val=""/>
      <w:lvlJc w:val="left"/>
      <w:pPr>
        <w:ind w:left="4320" w:hanging="360"/>
      </w:pPr>
      <w:rPr>
        <w:rFonts w:hint="default" w:ascii="Wingdings" w:hAnsi="Wingdings"/>
      </w:rPr>
    </w:lvl>
    <w:lvl w:ilvl="6" w:tplc="870431BE">
      <w:start w:val="1"/>
      <w:numFmt w:val="bullet"/>
      <w:lvlText w:val=""/>
      <w:lvlJc w:val="left"/>
      <w:pPr>
        <w:ind w:left="5040" w:hanging="360"/>
      </w:pPr>
      <w:rPr>
        <w:rFonts w:hint="default" w:ascii="Symbol" w:hAnsi="Symbol"/>
      </w:rPr>
    </w:lvl>
    <w:lvl w:ilvl="7" w:tplc="BB6EEF2E">
      <w:start w:val="1"/>
      <w:numFmt w:val="bullet"/>
      <w:lvlText w:val="o"/>
      <w:lvlJc w:val="left"/>
      <w:pPr>
        <w:ind w:left="5760" w:hanging="360"/>
      </w:pPr>
      <w:rPr>
        <w:rFonts w:hint="default" w:ascii="Courier New" w:hAnsi="Courier New"/>
      </w:rPr>
    </w:lvl>
    <w:lvl w:ilvl="8" w:tplc="60262CAE">
      <w:start w:val="1"/>
      <w:numFmt w:val="bullet"/>
      <w:lvlText w:val=""/>
      <w:lvlJc w:val="left"/>
      <w:pPr>
        <w:ind w:left="6480" w:hanging="360"/>
      </w:pPr>
      <w:rPr>
        <w:rFonts w:hint="default" w:ascii="Wingdings" w:hAnsi="Wingdings"/>
      </w:rPr>
    </w:lvl>
  </w:abstractNum>
  <w:abstractNum w:abstractNumId="5" w15:restartNumberingAfterBreak="0">
    <w:nsid w:val="14CCBA9E"/>
    <w:multiLevelType w:val="multilevel"/>
    <w:tmpl w:val="FFFFFFFF"/>
    <w:lvl w:ilvl="0">
      <w:start w:val="1"/>
      <w:numFmt w:val="bullet"/>
      <w:lvlText w:val=""/>
      <w:lvlJc w:val="left"/>
      <w:pPr>
        <w:ind w:left="144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1AAC624F"/>
    <w:multiLevelType w:val="multilevel"/>
    <w:tmpl w:val="873ECDA0"/>
    <w:lvl w:ilvl="0">
      <w:start w:val="1"/>
      <w:numFmt w:val="bullet"/>
      <w:lvlText w:val=""/>
      <w:lvlJc w:val="left"/>
      <w:pPr>
        <w:tabs>
          <w:tab w:val="num" w:pos="900"/>
        </w:tabs>
        <w:ind w:left="900" w:hanging="360"/>
      </w:pPr>
      <w:rPr>
        <w:rFonts w:hint="default" w:ascii="Symbol" w:hAnsi="Symbol"/>
      </w:rPr>
    </w:lvl>
    <w:lvl w:ilvl="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7" w15:restartNumberingAfterBreak="0">
    <w:nsid w:val="1BDA827D"/>
    <w:multiLevelType w:val="hybridMultilevel"/>
    <w:tmpl w:val="FFFFFFFF"/>
    <w:lvl w:ilvl="0" w:tplc="70946158">
      <w:start w:val="1"/>
      <w:numFmt w:val="bullet"/>
      <w:lvlText w:val="-"/>
      <w:lvlJc w:val="left"/>
      <w:pPr>
        <w:ind w:left="720" w:hanging="360"/>
      </w:pPr>
      <w:rPr>
        <w:rFonts w:hint="default" w:ascii="Aptos" w:hAnsi="Aptos"/>
      </w:rPr>
    </w:lvl>
    <w:lvl w:ilvl="1" w:tplc="E9424284">
      <w:start w:val="1"/>
      <w:numFmt w:val="bullet"/>
      <w:lvlText w:val="o"/>
      <w:lvlJc w:val="left"/>
      <w:pPr>
        <w:ind w:left="1440" w:hanging="360"/>
      </w:pPr>
      <w:rPr>
        <w:rFonts w:hint="default" w:ascii="Courier New" w:hAnsi="Courier New"/>
      </w:rPr>
    </w:lvl>
    <w:lvl w:ilvl="2" w:tplc="3682AA7C">
      <w:start w:val="1"/>
      <w:numFmt w:val="bullet"/>
      <w:lvlText w:val=""/>
      <w:lvlJc w:val="left"/>
      <w:pPr>
        <w:ind w:left="2160" w:hanging="360"/>
      </w:pPr>
      <w:rPr>
        <w:rFonts w:hint="default" w:ascii="Wingdings" w:hAnsi="Wingdings"/>
      </w:rPr>
    </w:lvl>
    <w:lvl w:ilvl="3" w:tplc="D674D6C4">
      <w:start w:val="1"/>
      <w:numFmt w:val="bullet"/>
      <w:lvlText w:val=""/>
      <w:lvlJc w:val="left"/>
      <w:pPr>
        <w:ind w:left="2880" w:hanging="360"/>
      </w:pPr>
      <w:rPr>
        <w:rFonts w:hint="default" w:ascii="Symbol" w:hAnsi="Symbol"/>
      </w:rPr>
    </w:lvl>
    <w:lvl w:ilvl="4" w:tplc="C31EE230">
      <w:start w:val="1"/>
      <w:numFmt w:val="bullet"/>
      <w:lvlText w:val="o"/>
      <w:lvlJc w:val="left"/>
      <w:pPr>
        <w:ind w:left="3600" w:hanging="360"/>
      </w:pPr>
      <w:rPr>
        <w:rFonts w:hint="default" w:ascii="Courier New" w:hAnsi="Courier New"/>
      </w:rPr>
    </w:lvl>
    <w:lvl w:ilvl="5" w:tplc="06345160">
      <w:start w:val="1"/>
      <w:numFmt w:val="bullet"/>
      <w:lvlText w:val=""/>
      <w:lvlJc w:val="left"/>
      <w:pPr>
        <w:ind w:left="4320" w:hanging="360"/>
      </w:pPr>
      <w:rPr>
        <w:rFonts w:hint="default" w:ascii="Wingdings" w:hAnsi="Wingdings"/>
      </w:rPr>
    </w:lvl>
    <w:lvl w:ilvl="6" w:tplc="1FF2DD7C">
      <w:start w:val="1"/>
      <w:numFmt w:val="bullet"/>
      <w:lvlText w:val=""/>
      <w:lvlJc w:val="left"/>
      <w:pPr>
        <w:ind w:left="5040" w:hanging="360"/>
      </w:pPr>
      <w:rPr>
        <w:rFonts w:hint="default" w:ascii="Symbol" w:hAnsi="Symbol"/>
      </w:rPr>
    </w:lvl>
    <w:lvl w:ilvl="7" w:tplc="58564860">
      <w:start w:val="1"/>
      <w:numFmt w:val="bullet"/>
      <w:lvlText w:val="o"/>
      <w:lvlJc w:val="left"/>
      <w:pPr>
        <w:ind w:left="5760" w:hanging="360"/>
      </w:pPr>
      <w:rPr>
        <w:rFonts w:hint="default" w:ascii="Courier New" w:hAnsi="Courier New"/>
      </w:rPr>
    </w:lvl>
    <w:lvl w:ilvl="8" w:tplc="051A1FE4">
      <w:start w:val="1"/>
      <w:numFmt w:val="bullet"/>
      <w:lvlText w:val=""/>
      <w:lvlJc w:val="left"/>
      <w:pPr>
        <w:ind w:left="6480" w:hanging="360"/>
      </w:pPr>
      <w:rPr>
        <w:rFonts w:hint="default" w:ascii="Wingdings" w:hAnsi="Wingdings"/>
      </w:rPr>
    </w:lvl>
  </w:abstractNum>
  <w:abstractNum w:abstractNumId="8" w15:restartNumberingAfterBreak="0">
    <w:nsid w:val="1D9059B7"/>
    <w:multiLevelType w:val="multilevel"/>
    <w:tmpl w:val="60E4973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eastAsiaTheme="majorEastAsia"/>
        <w:b/>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2844995"/>
    <w:multiLevelType w:val="multilevel"/>
    <w:tmpl w:val="507AC36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4F0702"/>
    <w:multiLevelType w:val="multilevel"/>
    <w:tmpl w:val="1EAABD54"/>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
      <w:lvlJc w:val="left"/>
      <w:pPr>
        <w:tabs>
          <w:tab w:val="num" w:pos="2160"/>
        </w:tabs>
        <w:ind w:left="2160" w:hanging="360"/>
      </w:pPr>
      <w:rPr>
        <w:rFonts w:hint="default" w:ascii="Symbol" w:hAnsi="Symbol"/>
        <w:sz w:val="20"/>
      </w:rPr>
    </w:lvl>
    <w:lvl w:ilvl="2" w:tentative="1">
      <w:start w:val="1"/>
      <w:numFmt w:val="bullet"/>
      <w:lvlText w:val=""/>
      <w:lvlJc w:val="left"/>
      <w:pPr>
        <w:tabs>
          <w:tab w:val="num" w:pos="2880"/>
        </w:tabs>
        <w:ind w:left="2880" w:hanging="360"/>
      </w:pPr>
      <w:rPr>
        <w:rFonts w:hint="default" w:ascii="Symbol" w:hAnsi="Symbol"/>
        <w:sz w:val="20"/>
      </w:rPr>
    </w:lvl>
    <w:lvl w:ilvl="3" w:tentative="1">
      <w:start w:val="1"/>
      <w:numFmt w:val="bullet"/>
      <w:lvlText w:val=""/>
      <w:lvlJc w:val="left"/>
      <w:pPr>
        <w:tabs>
          <w:tab w:val="num" w:pos="3600"/>
        </w:tabs>
        <w:ind w:left="3600" w:hanging="360"/>
      </w:pPr>
      <w:rPr>
        <w:rFonts w:hint="default" w:ascii="Symbol" w:hAnsi="Symbol"/>
        <w:sz w:val="20"/>
      </w:rPr>
    </w:lvl>
    <w:lvl w:ilvl="4" w:tentative="1">
      <w:start w:val="1"/>
      <w:numFmt w:val="bullet"/>
      <w:lvlText w:val=""/>
      <w:lvlJc w:val="left"/>
      <w:pPr>
        <w:tabs>
          <w:tab w:val="num" w:pos="4320"/>
        </w:tabs>
        <w:ind w:left="4320" w:hanging="360"/>
      </w:pPr>
      <w:rPr>
        <w:rFonts w:hint="default" w:ascii="Symbol" w:hAnsi="Symbol"/>
        <w:sz w:val="20"/>
      </w:rPr>
    </w:lvl>
    <w:lvl w:ilvl="5" w:tentative="1">
      <w:start w:val="1"/>
      <w:numFmt w:val="bullet"/>
      <w:lvlText w:val=""/>
      <w:lvlJc w:val="left"/>
      <w:pPr>
        <w:tabs>
          <w:tab w:val="num" w:pos="5040"/>
        </w:tabs>
        <w:ind w:left="5040" w:hanging="360"/>
      </w:pPr>
      <w:rPr>
        <w:rFonts w:hint="default" w:ascii="Symbol" w:hAnsi="Symbol"/>
        <w:sz w:val="20"/>
      </w:rPr>
    </w:lvl>
    <w:lvl w:ilvl="6" w:tentative="1">
      <w:start w:val="1"/>
      <w:numFmt w:val="bullet"/>
      <w:lvlText w:val=""/>
      <w:lvlJc w:val="left"/>
      <w:pPr>
        <w:tabs>
          <w:tab w:val="num" w:pos="5760"/>
        </w:tabs>
        <w:ind w:left="5760" w:hanging="360"/>
      </w:pPr>
      <w:rPr>
        <w:rFonts w:hint="default" w:ascii="Symbol" w:hAnsi="Symbol"/>
        <w:sz w:val="20"/>
      </w:rPr>
    </w:lvl>
    <w:lvl w:ilvl="7" w:tentative="1">
      <w:start w:val="1"/>
      <w:numFmt w:val="bullet"/>
      <w:lvlText w:val=""/>
      <w:lvlJc w:val="left"/>
      <w:pPr>
        <w:tabs>
          <w:tab w:val="num" w:pos="6480"/>
        </w:tabs>
        <w:ind w:left="6480" w:hanging="360"/>
      </w:pPr>
      <w:rPr>
        <w:rFonts w:hint="default" w:ascii="Symbol" w:hAnsi="Symbol"/>
        <w:sz w:val="20"/>
      </w:rPr>
    </w:lvl>
    <w:lvl w:ilvl="8" w:tentative="1">
      <w:start w:val="1"/>
      <w:numFmt w:val="bullet"/>
      <w:lvlText w:val=""/>
      <w:lvlJc w:val="left"/>
      <w:pPr>
        <w:tabs>
          <w:tab w:val="num" w:pos="7200"/>
        </w:tabs>
        <w:ind w:left="7200" w:hanging="360"/>
      </w:pPr>
      <w:rPr>
        <w:rFonts w:hint="default" w:ascii="Symbol" w:hAnsi="Symbol"/>
        <w:sz w:val="20"/>
      </w:rPr>
    </w:lvl>
  </w:abstractNum>
  <w:abstractNum w:abstractNumId="11" w15:restartNumberingAfterBreak="0">
    <w:nsid w:val="2E6E735C"/>
    <w:multiLevelType w:val="multilevel"/>
    <w:tmpl w:val="873ECDA0"/>
    <w:lvl w:ilvl="0">
      <w:start w:val="1"/>
      <w:numFmt w:val="bullet"/>
      <w:lvlText w:val=""/>
      <w:lvlJc w:val="left"/>
      <w:pPr>
        <w:tabs>
          <w:tab w:val="num" w:pos="900"/>
        </w:tabs>
        <w:ind w:left="900" w:hanging="360"/>
      </w:pPr>
      <w:rPr>
        <w:rFonts w:hint="default" w:ascii="Symbol" w:hAnsi="Symbol"/>
      </w:rPr>
    </w:lvl>
    <w:lvl w:ilvl="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2" w15:restartNumberingAfterBreak="0">
    <w:nsid w:val="31F24D77"/>
    <w:multiLevelType w:val="multilevel"/>
    <w:tmpl w:val="873ECDA0"/>
    <w:lvl w:ilvl="0">
      <w:start w:val="1"/>
      <w:numFmt w:val="bullet"/>
      <w:lvlText w:val=""/>
      <w:lvlJc w:val="left"/>
      <w:pPr>
        <w:tabs>
          <w:tab w:val="num" w:pos="900"/>
        </w:tabs>
        <w:ind w:left="900" w:hanging="360"/>
      </w:pPr>
      <w:rPr>
        <w:rFonts w:hint="default" w:ascii="Symbol" w:hAnsi="Symbol"/>
      </w:r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3" w15:restartNumberingAfterBreak="0">
    <w:nsid w:val="32291067"/>
    <w:multiLevelType w:val="multilevel"/>
    <w:tmpl w:val="D8C6CB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488A297"/>
    <w:multiLevelType w:val="multilevel"/>
    <w:tmpl w:val="FFFFFFFF"/>
    <w:lvl w:ilvl="0">
      <w:start w:val="1"/>
      <w:numFmt w:val="bullet"/>
      <w:lvlText w:val=""/>
      <w:lvlJc w:val="left"/>
      <w:pPr>
        <w:ind w:left="90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3D5A70D9"/>
    <w:multiLevelType w:val="multilevel"/>
    <w:tmpl w:val="18A6EE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CF5B7B"/>
    <w:multiLevelType w:val="multilevel"/>
    <w:tmpl w:val="873ECDA0"/>
    <w:lvl w:ilvl="0">
      <w:start w:val="1"/>
      <w:numFmt w:val="bullet"/>
      <w:lvlText w:val=""/>
      <w:lvlJc w:val="left"/>
      <w:pPr>
        <w:tabs>
          <w:tab w:val="num" w:pos="900"/>
        </w:tabs>
        <w:ind w:left="900" w:hanging="360"/>
      </w:pPr>
      <w:rPr>
        <w:rFonts w:hint="default" w:ascii="Symbol" w:hAnsi="Symbol"/>
      </w:r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7" w15:restartNumberingAfterBreak="0">
    <w:nsid w:val="41E06012"/>
    <w:multiLevelType w:val="multilevel"/>
    <w:tmpl w:val="DDCA2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6B88B04"/>
    <w:multiLevelType w:val="hybridMultilevel"/>
    <w:tmpl w:val="FFFFFFFF"/>
    <w:lvl w:ilvl="0" w:tplc="6AA603F6">
      <w:start w:val="1"/>
      <w:numFmt w:val="bullet"/>
      <w:lvlText w:val="-"/>
      <w:lvlJc w:val="left"/>
      <w:pPr>
        <w:ind w:left="720" w:hanging="360"/>
      </w:pPr>
      <w:rPr>
        <w:rFonts w:hint="default" w:ascii="Aptos" w:hAnsi="Aptos"/>
      </w:rPr>
    </w:lvl>
    <w:lvl w:ilvl="1" w:tplc="46266FCE">
      <w:start w:val="1"/>
      <w:numFmt w:val="bullet"/>
      <w:lvlText w:val="o"/>
      <w:lvlJc w:val="left"/>
      <w:pPr>
        <w:ind w:left="1440" w:hanging="360"/>
      </w:pPr>
      <w:rPr>
        <w:rFonts w:hint="default" w:ascii="Courier New" w:hAnsi="Courier New"/>
      </w:rPr>
    </w:lvl>
    <w:lvl w:ilvl="2" w:tplc="BAB2C4AA">
      <w:start w:val="1"/>
      <w:numFmt w:val="bullet"/>
      <w:lvlText w:val=""/>
      <w:lvlJc w:val="left"/>
      <w:pPr>
        <w:ind w:left="2160" w:hanging="360"/>
      </w:pPr>
      <w:rPr>
        <w:rFonts w:hint="default" w:ascii="Wingdings" w:hAnsi="Wingdings"/>
      </w:rPr>
    </w:lvl>
    <w:lvl w:ilvl="3" w:tplc="2E6EAF80">
      <w:start w:val="1"/>
      <w:numFmt w:val="bullet"/>
      <w:lvlText w:val=""/>
      <w:lvlJc w:val="left"/>
      <w:pPr>
        <w:ind w:left="2880" w:hanging="360"/>
      </w:pPr>
      <w:rPr>
        <w:rFonts w:hint="default" w:ascii="Symbol" w:hAnsi="Symbol"/>
      </w:rPr>
    </w:lvl>
    <w:lvl w:ilvl="4" w:tplc="3190AF06">
      <w:start w:val="1"/>
      <w:numFmt w:val="bullet"/>
      <w:lvlText w:val="o"/>
      <w:lvlJc w:val="left"/>
      <w:pPr>
        <w:ind w:left="3600" w:hanging="360"/>
      </w:pPr>
      <w:rPr>
        <w:rFonts w:hint="default" w:ascii="Courier New" w:hAnsi="Courier New"/>
      </w:rPr>
    </w:lvl>
    <w:lvl w:ilvl="5" w:tplc="FFA27424">
      <w:start w:val="1"/>
      <w:numFmt w:val="bullet"/>
      <w:lvlText w:val=""/>
      <w:lvlJc w:val="left"/>
      <w:pPr>
        <w:ind w:left="4320" w:hanging="360"/>
      </w:pPr>
      <w:rPr>
        <w:rFonts w:hint="default" w:ascii="Wingdings" w:hAnsi="Wingdings"/>
      </w:rPr>
    </w:lvl>
    <w:lvl w:ilvl="6" w:tplc="F7586FA2">
      <w:start w:val="1"/>
      <w:numFmt w:val="bullet"/>
      <w:lvlText w:val=""/>
      <w:lvlJc w:val="left"/>
      <w:pPr>
        <w:ind w:left="5040" w:hanging="360"/>
      </w:pPr>
      <w:rPr>
        <w:rFonts w:hint="default" w:ascii="Symbol" w:hAnsi="Symbol"/>
      </w:rPr>
    </w:lvl>
    <w:lvl w:ilvl="7" w:tplc="2956542C">
      <w:start w:val="1"/>
      <w:numFmt w:val="bullet"/>
      <w:lvlText w:val="o"/>
      <w:lvlJc w:val="left"/>
      <w:pPr>
        <w:ind w:left="5760" w:hanging="360"/>
      </w:pPr>
      <w:rPr>
        <w:rFonts w:hint="default" w:ascii="Courier New" w:hAnsi="Courier New"/>
      </w:rPr>
    </w:lvl>
    <w:lvl w:ilvl="8" w:tplc="7DC8088E">
      <w:start w:val="1"/>
      <w:numFmt w:val="bullet"/>
      <w:lvlText w:val=""/>
      <w:lvlJc w:val="left"/>
      <w:pPr>
        <w:ind w:left="6480" w:hanging="360"/>
      </w:pPr>
      <w:rPr>
        <w:rFonts w:hint="default" w:ascii="Wingdings" w:hAnsi="Wingdings"/>
      </w:rPr>
    </w:lvl>
  </w:abstractNum>
  <w:abstractNum w:abstractNumId="19" w15:restartNumberingAfterBreak="0">
    <w:nsid w:val="49463C4A"/>
    <w:multiLevelType w:val="multilevel"/>
    <w:tmpl w:val="389AD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DD57E6F"/>
    <w:multiLevelType w:val="hybridMultilevel"/>
    <w:tmpl w:val="FFFFFFFF"/>
    <w:lvl w:ilvl="0" w:tplc="A5FAF03E">
      <w:start w:val="1"/>
      <w:numFmt w:val="bullet"/>
      <w:lvlText w:val="o"/>
      <w:lvlJc w:val="left"/>
      <w:pPr>
        <w:ind w:left="1620" w:hanging="360"/>
      </w:pPr>
      <w:rPr>
        <w:rFonts w:hint="default" w:ascii="Courier New" w:hAnsi="Courier New"/>
      </w:rPr>
    </w:lvl>
    <w:lvl w:ilvl="1" w:tplc="1C2ACA96">
      <w:start w:val="1"/>
      <w:numFmt w:val="bullet"/>
      <w:lvlText w:val="o"/>
      <w:lvlJc w:val="left"/>
      <w:pPr>
        <w:ind w:left="2340" w:hanging="360"/>
      </w:pPr>
      <w:rPr>
        <w:rFonts w:hint="default" w:ascii="Courier New" w:hAnsi="Courier New"/>
      </w:rPr>
    </w:lvl>
    <w:lvl w:ilvl="2" w:tplc="72E66436">
      <w:start w:val="1"/>
      <w:numFmt w:val="bullet"/>
      <w:lvlText w:val=""/>
      <w:lvlJc w:val="left"/>
      <w:pPr>
        <w:ind w:left="3060" w:hanging="360"/>
      </w:pPr>
      <w:rPr>
        <w:rFonts w:hint="default" w:ascii="Wingdings" w:hAnsi="Wingdings"/>
      </w:rPr>
    </w:lvl>
    <w:lvl w:ilvl="3" w:tplc="D5387C08">
      <w:start w:val="1"/>
      <w:numFmt w:val="bullet"/>
      <w:lvlText w:val=""/>
      <w:lvlJc w:val="left"/>
      <w:pPr>
        <w:ind w:left="3780" w:hanging="360"/>
      </w:pPr>
      <w:rPr>
        <w:rFonts w:hint="default" w:ascii="Symbol" w:hAnsi="Symbol"/>
      </w:rPr>
    </w:lvl>
    <w:lvl w:ilvl="4" w:tplc="B4FEF85A">
      <w:start w:val="1"/>
      <w:numFmt w:val="bullet"/>
      <w:lvlText w:val="o"/>
      <w:lvlJc w:val="left"/>
      <w:pPr>
        <w:ind w:left="4500" w:hanging="360"/>
      </w:pPr>
      <w:rPr>
        <w:rFonts w:hint="default" w:ascii="Courier New" w:hAnsi="Courier New"/>
      </w:rPr>
    </w:lvl>
    <w:lvl w:ilvl="5" w:tplc="442A59AC">
      <w:start w:val="1"/>
      <w:numFmt w:val="bullet"/>
      <w:lvlText w:val=""/>
      <w:lvlJc w:val="left"/>
      <w:pPr>
        <w:ind w:left="5220" w:hanging="360"/>
      </w:pPr>
      <w:rPr>
        <w:rFonts w:hint="default" w:ascii="Wingdings" w:hAnsi="Wingdings"/>
      </w:rPr>
    </w:lvl>
    <w:lvl w:ilvl="6" w:tplc="918AF0F6">
      <w:start w:val="1"/>
      <w:numFmt w:val="bullet"/>
      <w:lvlText w:val=""/>
      <w:lvlJc w:val="left"/>
      <w:pPr>
        <w:ind w:left="5940" w:hanging="360"/>
      </w:pPr>
      <w:rPr>
        <w:rFonts w:hint="default" w:ascii="Symbol" w:hAnsi="Symbol"/>
      </w:rPr>
    </w:lvl>
    <w:lvl w:ilvl="7" w:tplc="BD3083EC">
      <w:start w:val="1"/>
      <w:numFmt w:val="bullet"/>
      <w:lvlText w:val="o"/>
      <w:lvlJc w:val="left"/>
      <w:pPr>
        <w:ind w:left="6660" w:hanging="360"/>
      </w:pPr>
      <w:rPr>
        <w:rFonts w:hint="default" w:ascii="Courier New" w:hAnsi="Courier New"/>
      </w:rPr>
    </w:lvl>
    <w:lvl w:ilvl="8" w:tplc="6EBEE720">
      <w:start w:val="1"/>
      <w:numFmt w:val="bullet"/>
      <w:lvlText w:val=""/>
      <w:lvlJc w:val="left"/>
      <w:pPr>
        <w:ind w:left="7380" w:hanging="360"/>
      </w:pPr>
      <w:rPr>
        <w:rFonts w:hint="default" w:ascii="Wingdings" w:hAnsi="Wingdings"/>
      </w:rPr>
    </w:lvl>
  </w:abstractNum>
  <w:abstractNum w:abstractNumId="21" w15:restartNumberingAfterBreak="0">
    <w:nsid w:val="505B3D8C"/>
    <w:multiLevelType w:val="hybridMultilevel"/>
    <w:tmpl w:val="FFFFFFFF"/>
    <w:lvl w:ilvl="0" w:tplc="46E65504">
      <w:start w:val="1"/>
      <w:numFmt w:val="bullet"/>
      <w:lvlText w:val=""/>
      <w:lvlJc w:val="left"/>
      <w:pPr>
        <w:ind w:left="720" w:hanging="360"/>
      </w:pPr>
      <w:rPr>
        <w:rFonts w:hint="default" w:ascii="Symbol" w:hAnsi="Symbol"/>
      </w:rPr>
    </w:lvl>
    <w:lvl w:ilvl="1" w:tplc="F7B68446">
      <w:start w:val="1"/>
      <w:numFmt w:val="bullet"/>
      <w:lvlText w:val="o"/>
      <w:lvlJc w:val="left"/>
      <w:pPr>
        <w:ind w:left="1440" w:hanging="360"/>
      </w:pPr>
      <w:rPr>
        <w:rFonts w:hint="default" w:ascii="Courier New" w:hAnsi="Courier New"/>
      </w:rPr>
    </w:lvl>
    <w:lvl w:ilvl="2" w:tplc="1218905E">
      <w:start w:val="1"/>
      <w:numFmt w:val="bullet"/>
      <w:lvlText w:val=""/>
      <w:lvlJc w:val="left"/>
      <w:pPr>
        <w:ind w:left="2160" w:hanging="360"/>
      </w:pPr>
      <w:rPr>
        <w:rFonts w:hint="default" w:ascii="Wingdings" w:hAnsi="Wingdings"/>
      </w:rPr>
    </w:lvl>
    <w:lvl w:ilvl="3" w:tplc="FEFCC14C">
      <w:start w:val="1"/>
      <w:numFmt w:val="bullet"/>
      <w:lvlText w:val=""/>
      <w:lvlJc w:val="left"/>
      <w:pPr>
        <w:ind w:left="2880" w:hanging="360"/>
      </w:pPr>
      <w:rPr>
        <w:rFonts w:hint="default" w:ascii="Symbol" w:hAnsi="Symbol"/>
      </w:rPr>
    </w:lvl>
    <w:lvl w:ilvl="4" w:tplc="F56CC13A">
      <w:start w:val="1"/>
      <w:numFmt w:val="bullet"/>
      <w:lvlText w:val="o"/>
      <w:lvlJc w:val="left"/>
      <w:pPr>
        <w:ind w:left="3600" w:hanging="360"/>
      </w:pPr>
      <w:rPr>
        <w:rFonts w:hint="default" w:ascii="Courier New" w:hAnsi="Courier New"/>
      </w:rPr>
    </w:lvl>
    <w:lvl w:ilvl="5" w:tplc="512C9D06">
      <w:start w:val="1"/>
      <w:numFmt w:val="bullet"/>
      <w:lvlText w:val=""/>
      <w:lvlJc w:val="left"/>
      <w:pPr>
        <w:ind w:left="4320" w:hanging="360"/>
      </w:pPr>
      <w:rPr>
        <w:rFonts w:hint="default" w:ascii="Wingdings" w:hAnsi="Wingdings"/>
      </w:rPr>
    </w:lvl>
    <w:lvl w:ilvl="6" w:tplc="9856A39A">
      <w:start w:val="1"/>
      <w:numFmt w:val="bullet"/>
      <w:lvlText w:val=""/>
      <w:lvlJc w:val="left"/>
      <w:pPr>
        <w:ind w:left="5040" w:hanging="360"/>
      </w:pPr>
      <w:rPr>
        <w:rFonts w:hint="default" w:ascii="Symbol" w:hAnsi="Symbol"/>
      </w:rPr>
    </w:lvl>
    <w:lvl w:ilvl="7" w:tplc="E3304062">
      <w:start w:val="1"/>
      <w:numFmt w:val="bullet"/>
      <w:lvlText w:val="o"/>
      <w:lvlJc w:val="left"/>
      <w:pPr>
        <w:ind w:left="5760" w:hanging="360"/>
      </w:pPr>
      <w:rPr>
        <w:rFonts w:hint="default" w:ascii="Courier New" w:hAnsi="Courier New"/>
      </w:rPr>
    </w:lvl>
    <w:lvl w:ilvl="8" w:tplc="48E28F2E">
      <w:start w:val="1"/>
      <w:numFmt w:val="bullet"/>
      <w:lvlText w:val=""/>
      <w:lvlJc w:val="left"/>
      <w:pPr>
        <w:ind w:left="6480" w:hanging="360"/>
      </w:pPr>
      <w:rPr>
        <w:rFonts w:hint="default" w:ascii="Wingdings" w:hAnsi="Wingdings"/>
      </w:rPr>
    </w:lvl>
  </w:abstractNum>
  <w:abstractNum w:abstractNumId="22" w15:restartNumberingAfterBreak="0">
    <w:nsid w:val="549D997C"/>
    <w:multiLevelType w:val="hybridMultilevel"/>
    <w:tmpl w:val="FFFFFFFF"/>
    <w:lvl w:ilvl="0" w:tplc="0EECE540">
      <w:start w:val="1"/>
      <w:numFmt w:val="bullet"/>
      <w:lvlText w:val="o"/>
      <w:lvlJc w:val="left"/>
      <w:pPr>
        <w:ind w:left="1620" w:hanging="360"/>
      </w:pPr>
      <w:rPr>
        <w:rFonts w:hint="default" w:ascii="Courier New" w:hAnsi="Courier New"/>
      </w:rPr>
    </w:lvl>
    <w:lvl w:ilvl="1" w:tplc="44A86A82">
      <w:start w:val="1"/>
      <w:numFmt w:val="bullet"/>
      <w:lvlText w:val="o"/>
      <w:lvlJc w:val="left"/>
      <w:pPr>
        <w:ind w:left="2340" w:hanging="360"/>
      </w:pPr>
      <w:rPr>
        <w:rFonts w:hint="default" w:ascii="Courier New" w:hAnsi="Courier New"/>
      </w:rPr>
    </w:lvl>
    <w:lvl w:ilvl="2" w:tplc="9D380F84">
      <w:start w:val="1"/>
      <w:numFmt w:val="bullet"/>
      <w:lvlText w:val=""/>
      <w:lvlJc w:val="left"/>
      <w:pPr>
        <w:ind w:left="3060" w:hanging="360"/>
      </w:pPr>
      <w:rPr>
        <w:rFonts w:hint="default" w:ascii="Wingdings" w:hAnsi="Wingdings"/>
      </w:rPr>
    </w:lvl>
    <w:lvl w:ilvl="3" w:tplc="A4283D3E">
      <w:start w:val="1"/>
      <w:numFmt w:val="bullet"/>
      <w:lvlText w:val=""/>
      <w:lvlJc w:val="left"/>
      <w:pPr>
        <w:ind w:left="3780" w:hanging="360"/>
      </w:pPr>
      <w:rPr>
        <w:rFonts w:hint="default" w:ascii="Symbol" w:hAnsi="Symbol"/>
      </w:rPr>
    </w:lvl>
    <w:lvl w:ilvl="4" w:tplc="D9E4C19E">
      <w:start w:val="1"/>
      <w:numFmt w:val="bullet"/>
      <w:lvlText w:val="o"/>
      <w:lvlJc w:val="left"/>
      <w:pPr>
        <w:ind w:left="4500" w:hanging="360"/>
      </w:pPr>
      <w:rPr>
        <w:rFonts w:hint="default" w:ascii="Courier New" w:hAnsi="Courier New"/>
      </w:rPr>
    </w:lvl>
    <w:lvl w:ilvl="5" w:tplc="6BA041A2">
      <w:start w:val="1"/>
      <w:numFmt w:val="bullet"/>
      <w:lvlText w:val=""/>
      <w:lvlJc w:val="left"/>
      <w:pPr>
        <w:ind w:left="5220" w:hanging="360"/>
      </w:pPr>
      <w:rPr>
        <w:rFonts w:hint="default" w:ascii="Wingdings" w:hAnsi="Wingdings"/>
      </w:rPr>
    </w:lvl>
    <w:lvl w:ilvl="6" w:tplc="3730BF3C">
      <w:start w:val="1"/>
      <w:numFmt w:val="bullet"/>
      <w:lvlText w:val=""/>
      <w:lvlJc w:val="left"/>
      <w:pPr>
        <w:ind w:left="5940" w:hanging="360"/>
      </w:pPr>
      <w:rPr>
        <w:rFonts w:hint="default" w:ascii="Symbol" w:hAnsi="Symbol"/>
      </w:rPr>
    </w:lvl>
    <w:lvl w:ilvl="7" w:tplc="FEB2996A">
      <w:start w:val="1"/>
      <w:numFmt w:val="bullet"/>
      <w:lvlText w:val="o"/>
      <w:lvlJc w:val="left"/>
      <w:pPr>
        <w:ind w:left="6660" w:hanging="360"/>
      </w:pPr>
      <w:rPr>
        <w:rFonts w:hint="default" w:ascii="Courier New" w:hAnsi="Courier New"/>
      </w:rPr>
    </w:lvl>
    <w:lvl w:ilvl="8" w:tplc="E78686FC">
      <w:start w:val="1"/>
      <w:numFmt w:val="bullet"/>
      <w:lvlText w:val=""/>
      <w:lvlJc w:val="left"/>
      <w:pPr>
        <w:ind w:left="7380" w:hanging="360"/>
      </w:pPr>
      <w:rPr>
        <w:rFonts w:hint="default" w:ascii="Wingdings" w:hAnsi="Wingdings"/>
      </w:rPr>
    </w:lvl>
  </w:abstractNum>
  <w:abstractNum w:abstractNumId="23" w15:restartNumberingAfterBreak="0">
    <w:nsid w:val="580CFD3C"/>
    <w:multiLevelType w:val="hybridMultilevel"/>
    <w:tmpl w:val="FFFFFFFF"/>
    <w:lvl w:ilvl="0" w:tplc="624442F4">
      <w:start w:val="1"/>
      <w:numFmt w:val="decimal"/>
      <w:lvlText w:val="%1."/>
      <w:lvlJc w:val="left"/>
      <w:pPr>
        <w:ind w:left="720" w:hanging="360"/>
      </w:pPr>
    </w:lvl>
    <w:lvl w:ilvl="1" w:tplc="F3D6D892">
      <w:start w:val="1"/>
      <w:numFmt w:val="lowerLetter"/>
      <w:lvlText w:val="%2."/>
      <w:lvlJc w:val="left"/>
      <w:pPr>
        <w:ind w:left="1440" w:hanging="360"/>
      </w:pPr>
    </w:lvl>
    <w:lvl w:ilvl="2" w:tplc="E13694BC">
      <w:start w:val="1"/>
      <w:numFmt w:val="lowerRoman"/>
      <w:lvlText w:val="%3."/>
      <w:lvlJc w:val="right"/>
      <w:pPr>
        <w:ind w:left="2160" w:hanging="180"/>
      </w:pPr>
    </w:lvl>
    <w:lvl w:ilvl="3" w:tplc="5A60ABAE">
      <w:start w:val="1"/>
      <w:numFmt w:val="decimal"/>
      <w:lvlText w:val="%4."/>
      <w:lvlJc w:val="left"/>
      <w:pPr>
        <w:ind w:left="2880" w:hanging="360"/>
      </w:pPr>
    </w:lvl>
    <w:lvl w:ilvl="4" w:tplc="BFCEF67A">
      <w:start w:val="1"/>
      <w:numFmt w:val="lowerLetter"/>
      <w:lvlText w:val="%5."/>
      <w:lvlJc w:val="left"/>
      <w:pPr>
        <w:ind w:left="3600" w:hanging="360"/>
      </w:pPr>
    </w:lvl>
    <w:lvl w:ilvl="5" w:tplc="69F080F2">
      <w:start w:val="1"/>
      <w:numFmt w:val="lowerRoman"/>
      <w:lvlText w:val="%6."/>
      <w:lvlJc w:val="right"/>
      <w:pPr>
        <w:ind w:left="4320" w:hanging="180"/>
      </w:pPr>
    </w:lvl>
    <w:lvl w:ilvl="6" w:tplc="510A5D20">
      <w:start w:val="1"/>
      <w:numFmt w:val="decimal"/>
      <w:lvlText w:val="%7."/>
      <w:lvlJc w:val="left"/>
      <w:pPr>
        <w:ind w:left="5040" w:hanging="360"/>
      </w:pPr>
    </w:lvl>
    <w:lvl w:ilvl="7" w:tplc="090EC3E0">
      <w:start w:val="1"/>
      <w:numFmt w:val="lowerLetter"/>
      <w:lvlText w:val="%8."/>
      <w:lvlJc w:val="left"/>
      <w:pPr>
        <w:ind w:left="5760" w:hanging="360"/>
      </w:pPr>
    </w:lvl>
    <w:lvl w:ilvl="8" w:tplc="1EEEECBE">
      <w:start w:val="1"/>
      <w:numFmt w:val="lowerRoman"/>
      <w:lvlText w:val="%9."/>
      <w:lvlJc w:val="right"/>
      <w:pPr>
        <w:ind w:left="6480" w:hanging="180"/>
      </w:pPr>
    </w:lvl>
  </w:abstractNum>
  <w:abstractNum w:abstractNumId="24" w15:restartNumberingAfterBreak="0">
    <w:nsid w:val="5C5577BC"/>
    <w:multiLevelType w:val="multilevel"/>
    <w:tmpl w:val="7B20E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DFA122F"/>
    <w:multiLevelType w:val="multilevel"/>
    <w:tmpl w:val="9BDCCD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C862D6"/>
    <w:multiLevelType w:val="hybridMultilevel"/>
    <w:tmpl w:val="FC76C6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F69063C"/>
    <w:multiLevelType w:val="multilevel"/>
    <w:tmpl w:val="A962AA1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0DF0992"/>
    <w:multiLevelType w:val="multilevel"/>
    <w:tmpl w:val="873ECDA0"/>
    <w:lvl w:ilvl="0">
      <w:start w:val="1"/>
      <w:numFmt w:val="bullet"/>
      <w:lvlText w:val=""/>
      <w:lvlJc w:val="left"/>
      <w:pPr>
        <w:tabs>
          <w:tab w:val="num" w:pos="900"/>
        </w:tabs>
        <w:ind w:left="900" w:hanging="360"/>
      </w:pPr>
      <w:rPr>
        <w:rFonts w:hint="default" w:ascii="Symbol" w:hAnsi="Symbol"/>
      </w:r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29" w15:restartNumberingAfterBreak="0">
    <w:nsid w:val="651359E1"/>
    <w:multiLevelType w:val="multilevel"/>
    <w:tmpl w:val="D1F2B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92B61D4"/>
    <w:multiLevelType w:val="hybridMultilevel"/>
    <w:tmpl w:val="755CB7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99B2F0B"/>
    <w:multiLevelType w:val="multilevel"/>
    <w:tmpl w:val="F0E89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7C20E59"/>
    <w:multiLevelType w:val="hybridMultilevel"/>
    <w:tmpl w:val="22C8D9C0"/>
    <w:lvl w:ilvl="0" w:tplc="04090001">
      <w:start w:val="1"/>
      <w:numFmt w:val="bullet"/>
      <w:lvlText w:val=""/>
      <w:lvlJc w:val="left"/>
      <w:pPr>
        <w:ind w:left="1440" w:hanging="360"/>
      </w:pPr>
      <w:rPr>
        <w:rFonts w:hint="default" w:ascii="Symbol" w:hAnsi="Symbol"/>
        <w:b/>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7D6D21A"/>
    <w:multiLevelType w:val="hybridMultilevel"/>
    <w:tmpl w:val="FFFFFFFF"/>
    <w:lvl w:ilvl="0" w:tplc="59740C22">
      <w:start w:val="1"/>
      <w:numFmt w:val="bullet"/>
      <w:lvlText w:val="o"/>
      <w:lvlJc w:val="left"/>
      <w:pPr>
        <w:ind w:left="1620" w:hanging="360"/>
      </w:pPr>
      <w:rPr>
        <w:rFonts w:hint="default" w:ascii="Courier New" w:hAnsi="Courier New"/>
      </w:rPr>
    </w:lvl>
    <w:lvl w:ilvl="1" w:tplc="C114AA14">
      <w:start w:val="1"/>
      <w:numFmt w:val="bullet"/>
      <w:lvlText w:val="o"/>
      <w:lvlJc w:val="left"/>
      <w:pPr>
        <w:ind w:left="2340" w:hanging="360"/>
      </w:pPr>
      <w:rPr>
        <w:rFonts w:hint="default" w:ascii="Courier New" w:hAnsi="Courier New"/>
      </w:rPr>
    </w:lvl>
    <w:lvl w:ilvl="2" w:tplc="3CF85FCC">
      <w:start w:val="1"/>
      <w:numFmt w:val="bullet"/>
      <w:lvlText w:val=""/>
      <w:lvlJc w:val="left"/>
      <w:pPr>
        <w:ind w:left="3060" w:hanging="360"/>
      </w:pPr>
      <w:rPr>
        <w:rFonts w:hint="default" w:ascii="Wingdings" w:hAnsi="Wingdings"/>
      </w:rPr>
    </w:lvl>
    <w:lvl w:ilvl="3" w:tplc="9C8293CA">
      <w:start w:val="1"/>
      <w:numFmt w:val="bullet"/>
      <w:lvlText w:val=""/>
      <w:lvlJc w:val="left"/>
      <w:pPr>
        <w:ind w:left="3780" w:hanging="360"/>
      </w:pPr>
      <w:rPr>
        <w:rFonts w:hint="default" w:ascii="Symbol" w:hAnsi="Symbol"/>
      </w:rPr>
    </w:lvl>
    <w:lvl w:ilvl="4" w:tplc="29DC5D58">
      <w:start w:val="1"/>
      <w:numFmt w:val="bullet"/>
      <w:lvlText w:val="o"/>
      <w:lvlJc w:val="left"/>
      <w:pPr>
        <w:ind w:left="4500" w:hanging="360"/>
      </w:pPr>
      <w:rPr>
        <w:rFonts w:hint="default" w:ascii="Courier New" w:hAnsi="Courier New"/>
      </w:rPr>
    </w:lvl>
    <w:lvl w:ilvl="5" w:tplc="8ECA4682">
      <w:start w:val="1"/>
      <w:numFmt w:val="bullet"/>
      <w:lvlText w:val=""/>
      <w:lvlJc w:val="left"/>
      <w:pPr>
        <w:ind w:left="5220" w:hanging="360"/>
      </w:pPr>
      <w:rPr>
        <w:rFonts w:hint="default" w:ascii="Wingdings" w:hAnsi="Wingdings"/>
      </w:rPr>
    </w:lvl>
    <w:lvl w:ilvl="6" w:tplc="3474D6F2">
      <w:start w:val="1"/>
      <w:numFmt w:val="bullet"/>
      <w:lvlText w:val=""/>
      <w:lvlJc w:val="left"/>
      <w:pPr>
        <w:ind w:left="5940" w:hanging="360"/>
      </w:pPr>
      <w:rPr>
        <w:rFonts w:hint="default" w:ascii="Symbol" w:hAnsi="Symbol"/>
      </w:rPr>
    </w:lvl>
    <w:lvl w:ilvl="7" w:tplc="8346A998">
      <w:start w:val="1"/>
      <w:numFmt w:val="bullet"/>
      <w:lvlText w:val="o"/>
      <w:lvlJc w:val="left"/>
      <w:pPr>
        <w:ind w:left="6660" w:hanging="360"/>
      </w:pPr>
      <w:rPr>
        <w:rFonts w:hint="default" w:ascii="Courier New" w:hAnsi="Courier New"/>
      </w:rPr>
    </w:lvl>
    <w:lvl w:ilvl="8" w:tplc="BF467EEC">
      <w:start w:val="1"/>
      <w:numFmt w:val="bullet"/>
      <w:lvlText w:val=""/>
      <w:lvlJc w:val="left"/>
      <w:pPr>
        <w:ind w:left="7380" w:hanging="360"/>
      </w:pPr>
      <w:rPr>
        <w:rFonts w:hint="default" w:ascii="Wingdings" w:hAnsi="Wingdings"/>
      </w:rPr>
    </w:lvl>
  </w:abstractNum>
  <w:abstractNum w:abstractNumId="34" w15:restartNumberingAfterBreak="0">
    <w:nsid w:val="7B4F29B9"/>
    <w:multiLevelType w:val="hybridMultilevel"/>
    <w:tmpl w:val="FFFFFFFF"/>
    <w:lvl w:ilvl="0" w:tplc="D6D2B11C">
      <w:start w:val="1"/>
      <w:numFmt w:val="decimal"/>
      <w:lvlText w:val="%1."/>
      <w:lvlJc w:val="left"/>
      <w:pPr>
        <w:ind w:left="720" w:hanging="360"/>
      </w:pPr>
    </w:lvl>
    <w:lvl w:ilvl="1" w:tplc="09EE6712">
      <w:start w:val="1"/>
      <w:numFmt w:val="lowerLetter"/>
      <w:lvlText w:val="%2."/>
      <w:lvlJc w:val="left"/>
      <w:pPr>
        <w:ind w:left="1440" w:hanging="360"/>
      </w:pPr>
    </w:lvl>
    <w:lvl w:ilvl="2" w:tplc="8D7A0188">
      <w:start w:val="1"/>
      <w:numFmt w:val="lowerRoman"/>
      <w:lvlText w:val="%3."/>
      <w:lvlJc w:val="right"/>
      <w:pPr>
        <w:ind w:left="2160" w:hanging="180"/>
      </w:pPr>
    </w:lvl>
    <w:lvl w:ilvl="3" w:tplc="268E7772">
      <w:start w:val="1"/>
      <w:numFmt w:val="decimal"/>
      <w:lvlText w:val="%4."/>
      <w:lvlJc w:val="left"/>
      <w:pPr>
        <w:ind w:left="2880" w:hanging="360"/>
      </w:pPr>
    </w:lvl>
    <w:lvl w:ilvl="4" w:tplc="CBBEDB7E">
      <w:start w:val="1"/>
      <w:numFmt w:val="lowerLetter"/>
      <w:lvlText w:val="%5."/>
      <w:lvlJc w:val="left"/>
      <w:pPr>
        <w:ind w:left="3600" w:hanging="360"/>
      </w:pPr>
    </w:lvl>
    <w:lvl w:ilvl="5" w:tplc="00B0A9E8">
      <w:start w:val="1"/>
      <w:numFmt w:val="lowerRoman"/>
      <w:lvlText w:val="%6."/>
      <w:lvlJc w:val="right"/>
      <w:pPr>
        <w:ind w:left="4320" w:hanging="180"/>
      </w:pPr>
    </w:lvl>
    <w:lvl w:ilvl="6" w:tplc="B59CA1F4">
      <w:start w:val="1"/>
      <w:numFmt w:val="decimal"/>
      <w:lvlText w:val="%7."/>
      <w:lvlJc w:val="left"/>
      <w:pPr>
        <w:ind w:left="5040" w:hanging="360"/>
      </w:pPr>
    </w:lvl>
    <w:lvl w:ilvl="7" w:tplc="A89E4CC6">
      <w:start w:val="1"/>
      <w:numFmt w:val="lowerLetter"/>
      <w:lvlText w:val="%8."/>
      <w:lvlJc w:val="left"/>
      <w:pPr>
        <w:ind w:left="5760" w:hanging="360"/>
      </w:pPr>
    </w:lvl>
    <w:lvl w:ilvl="8" w:tplc="DDC67EC0">
      <w:start w:val="1"/>
      <w:numFmt w:val="lowerRoman"/>
      <w:lvlText w:val="%9."/>
      <w:lvlJc w:val="right"/>
      <w:pPr>
        <w:ind w:left="6480" w:hanging="180"/>
      </w:pPr>
    </w:lvl>
  </w:abstractNum>
  <w:abstractNum w:abstractNumId="35" w15:restartNumberingAfterBreak="0">
    <w:nsid w:val="7CC9057C"/>
    <w:multiLevelType w:val="multilevel"/>
    <w:tmpl w:val="873ECDA0"/>
    <w:lvl w:ilvl="0">
      <w:start w:val="1"/>
      <w:numFmt w:val="bullet"/>
      <w:lvlText w:val=""/>
      <w:lvlJc w:val="left"/>
      <w:pPr>
        <w:tabs>
          <w:tab w:val="num" w:pos="900"/>
        </w:tabs>
        <w:ind w:left="900" w:hanging="360"/>
      </w:pPr>
      <w:rPr>
        <w:rFonts w:hint="default" w:ascii="Symbol" w:hAnsi="Symbol"/>
      </w:r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36" w15:restartNumberingAfterBreak="0">
    <w:nsid w:val="7D974EBD"/>
    <w:multiLevelType w:val="multilevel"/>
    <w:tmpl w:val="CBC862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38">
    <w:abstractNumId w:val="37"/>
  </w:num>
  <w:num w:numId="1" w16cid:durableId="1265722614">
    <w:abstractNumId w:val="22"/>
  </w:num>
  <w:num w:numId="2" w16cid:durableId="697202731">
    <w:abstractNumId w:val="33"/>
  </w:num>
  <w:num w:numId="3" w16cid:durableId="300233602">
    <w:abstractNumId w:val="20"/>
  </w:num>
  <w:num w:numId="4" w16cid:durableId="462043909">
    <w:abstractNumId w:val="21"/>
  </w:num>
  <w:num w:numId="5" w16cid:durableId="289895563">
    <w:abstractNumId w:val="5"/>
  </w:num>
  <w:num w:numId="6" w16cid:durableId="77096299">
    <w:abstractNumId w:val="7"/>
  </w:num>
  <w:num w:numId="7" w16cid:durableId="1430665098">
    <w:abstractNumId w:val="18"/>
  </w:num>
  <w:num w:numId="8" w16cid:durableId="788820774">
    <w:abstractNumId w:val="4"/>
  </w:num>
  <w:num w:numId="9" w16cid:durableId="2007898571">
    <w:abstractNumId w:val="14"/>
  </w:num>
  <w:num w:numId="10" w16cid:durableId="115031408">
    <w:abstractNumId w:val="34"/>
  </w:num>
  <w:num w:numId="11" w16cid:durableId="907761042">
    <w:abstractNumId w:val="23"/>
  </w:num>
  <w:num w:numId="12" w16cid:durableId="894044586">
    <w:abstractNumId w:val="26"/>
  </w:num>
  <w:num w:numId="13" w16cid:durableId="266892234">
    <w:abstractNumId w:val="30"/>
  </w:num>
  <w:num w:numId="14" w16cid:durableId="1198277936">
    <w:abstractNumId w:val="15"/>
  </w:num>
  <w:num w:numId="15" w16cid:durableId="75635987">
    <w:abstractNumId w:val="9"/>
  </w:num>
  <w:num w:numId="16" w16cid:durableId="2008702415">
    <w:abstractNumId w:val="0"/>
  </w:num>
  <w:num w:numId="17" w16cid:durableId="620654071">
    <w:abstractNumId w:val="25"/>
  </w:num>
  <w:num w:numId="18" w16cid:durableId="1969119026">
    <w:abstractNumId w:val="2"/>
  </w:num>
  <w:num w:numId="19" w16cid:durableId="441267643">
    <w:abstractNumId w:val="32"/>
  </w:num>
  <w:num w:numId="20" w16cid:durableId="1129125483">
    <w:abstractNumId w:val="16"/>
  </w:num>
  <w:num w:numId="21" w16cid:durableId="2043095228">
    <w:abstractNumId w:val="17"/>
  </w:num>
  <w:num w:numId="22" w16cid:durableId="967862173">
    <w:abstractNumId w:val="31"/>
  </w:num>
  <w:num w:numId="23" w16cid:durableId="1213612731">
    <w:abstractNumId w:val="8"/>
  </w:num>
  <w:num w:numId="24" w16cid:durableId="1907954808">
    <w:abstractNumId w:val="35"/>
  </w:num>
  <w:num w:numId="25" w16cid:durableId="530843735">
    <w:abstractNumId w:val="12"/>
  </w:num>
  <w:num w:numId="26" w16cid:durableId="1505977387">
    <w:abstractNumId w:val="27"/>
  </w:num>
  <w:num w:numId="27" w16cid:durableId="1007756943">
    <w:abstractNumId w:val="36"/>
  </w:num>
  <w:num w:numId="28" w16cid:durableId="1554534716">
    <w:abstractNumId w:val="29"/>
  </w:num>
  <w:num w:numId="29" w16cid:durableId="1945461133">
    <w:abstractNumId w:val="19"/>
  </w:num>
  <w:num w:numId="30" w16cid:durableId="2080056252">
    <w:abstractNumId w:val="10"/>
  </w:num>
  <w:num w:numId="31" w16cid:durableId="537089655">
    <w:abstractNumId w:val="24"/>
  </w:num>
  <w:num w:numId="32" w16cid:durableId="386497561">
    <w:abstractNumId w:val="1"/>
  </w:num>
  <w:num w:numId="33" w16cid:durableId="668599969">
    <w:abstractNumId w:val="13"/>
  </w:num>
  <w:num w:numId="34" w16cid:durableId="776827913">
    <w:abstractNumId w:val="28"/>
  </w:num>
  <w:num w:numId="35" w16cid:durableId="549651976">
    <w:abstractNumId w:val="3"/>
  </w:num>
  <w:num w:numId="36" w16cid:durableId="521162674">
    <w:abstractNumId w:val="6"/>
  </w:num>
  <w:num w:numId="37" w16cid:durableId="1109856898">
    <w:abstractNumId w:val="11"/>
  </w:num>
  <w:numIdMacAtCleanup w:val="26"/>
</w:numbering>
</file>

<file path=word/people.xml><?xml version="1.0" encoding="utf-8"?>
<w15:people xmlns:mc="http://schemas.openxmlformats.org/markup-compatibility/2006" xmlns:w15="http://schemas.microsoft.com/office/word/2012/wordml" mc:Ignorable="w15">
  <w15:person w15:author="Morgan Edwards">
    <w15:presenceInfo w15:providerId="AD" w15:userId="S::morgan.edwards@sebrands.com::b61f3f19-207d-408f-8c93-fd5983ac79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A93"/>
    <w:rsid w:val="000916AC"/>
    <w:rsid w:val="00195293"/>
    <w:rsid w:val="00196C17"/>
    <w:rsid w:val="001A3EE9"/>
    <w:rsid w:val="0021233D"/>
    <w:rsid w:val="00227157"/>
    <w:rsid w:val="002506E1"/>
    <w:rsid w:val="002D01F2"/>
    <w:rsid w:val="00316578"/>
    <w:rsid w:val="003563F0"/>
    <w:rsid w:val="0036930E"/>
    <w:rsid w:val="00384685"/>
    <w:rsid w:val="003A1623"/>
    <w:rsid w:val="003C2340"/>
    <w:rsid w:val="003F5E3E"/>
    <w:rsid w:val="004F1C47"/>
    <w:rsid w:val="005677AD"/>
    <w:rsid w:val="005F6A99"/>
    <w:rsid w:val="005F7603"/>
    <w:rsid w:val="006590F2"/>
    <w:rsid w:val="007357FA"/>
    <w:rsid w:val="0078380E"/>
    <w:rsid w:val="008D9C0B"/>
    <w:rsid w:val="008FE0FC"/>
    <w:rsid w:val="00974A93"/>
    <w:rsid w:val="009F4350"/>
    <w:rsid w:val="00A069B8"/>
    <w:rsid w:val="00AA8E50"/>
    <w:rsid w:val="00B2B7D5"/>
    <w:rsid w:val="00B4F69E"/>
    <w:rsid w:val="00C47E02"/>
    <w:rsid w:val="00C97E6F"/>
    <w:rsid w:val="00CB389E"/>
    <w:rsid w:val="00CD506A"/>
    <w:rsid w:val="00E86663"/>
    <w:rsid w:val="00EBAC4A"/>
    <w:rsid w:val="00EF454B"/>
    <w:rsid w:val="00F61DA2"/>
    <w:rsid w:val="00F92F44"/>
    <w:rsid w:val="01326A36"/>
    <w:rsid w:val="01B1B159"/>
    <w:rsid w:val="01C366A3"/>
    <w:rsid w:val="01C99495"/>
    <w:rsid w:val="01D6862E"/>
    <w:rsid w:val="023F8E27"/>
    <w:rsid w:val="02E23989"/>
    <w:rsid w:val="03225AF9"/>
    <w:rsid w:val="038E77AD"/>
    <w:rsid w:val="03C40DE1"/>
    <w:rsid w:val="041018A4"/>
    <w:rsid w:val="0434F198"/>
    <w:rsid w:val="044363B5"/>
    <w:rsid w:val="0498BF94"/>
    <w:rsid w:val="04DB73EF"/>
    <w:rsid w:val="04E2202F"/>
    <w:rsid w:val="04E9F5C7"/>
    <w:rsid w:val="0516CEAD"/>
    <w:rsid w:val="051FEDCB"/>
    <w:rsid w:val="05389988"/>
    <w:rsid w:val="056600F8"/>
    <w:rsid w:val="0581021D"/>
    <w:rsid w:val="06214E8F"/>
    <w:rsid w:val="0666BE8F"/>
    <w:rsid w:val="067E7EC7"/>
    <w:rsid w:val="0685C9F7"/>
    <w:rsid w:val="068728D7"/>
    <w:rsid w:val="06E2BD6B"/>
    <w:rsid w:val="072131C1"/>
    <w:rsid w:val="0737BA77"/>
    <w:rsid w:val="07625551"/>
    <w:rsid w:val="0792C2CA"/>
    <w:rsid w:val="079845AF"/>
    <w:rsid w:val="07E11CDD"/>
    <w:rsid w:val="07F1FB99"/>
    <w:rsid w:val="08002A04"/>
    <w:rsid w:val="0823E324"/>
    <w:rsid w:val="083E9525"/>
    <w:rsid w:val="08438ACA"/>
    <w:rsid w:val="08ADC067"/>
    <w:rsid w:val="08AE8FD2"/>
    <w:rsid w:val="08F6F8C0"/>
    <w:rsid w:val="09080572"/>
    <w:rsid w:val="091185E0"/>
    <w:rsid w:val="093E4A16"/>
    <w:rsid w:val="098142AE"/>
    <w:rsid w:val="0996D58D"/>
    <w:rsid w:val="09EDAEF6"/>
    <w:rsid w:val="0A2450BD"/>
    <w:rsid w:val="0A5D651D"/>
    <w:rsid w:val="0A798954"/>
    <w:rsid w:val="0A928221"/>
    <w:rsid w:val="0AA0DE6C"/>
    <w:rsid w:val="0AEB6E9A"/>
    <w:rsid w:val="0AF4B13B"/>
    <w:rsid w:val="0B12BE27"/>
    <w:rsid w:val="0B8D3CF3"/>
    <w:rsid w:val="0C1F60C6"/>
    <w:rsid w:val="0C2681BE"/>
    <w:rsid w:val="0C990929"/>
    <w:rsid w:val="0CCEE249"/>
    <w:rsid w:val="0D1BC8B8"/>
    <w:rsid w:val="0D3D4B98"/>
    <w:rsid w:val="0D41EFB3"/>
    <w:rsid w:val="0D7FB308"/>
    <w:rsid w:val="0D8982E7"/>
    <w:rsid w:val="0DA23314"/>
    <w:rsid w:val="0DC24249"/>
    <w:rsid w:val="0DC8EB92"/>
    <w:rsid w:val="0DE795F6"/>
    <w:rsid w:val="0E2E33E3"/>
    <w:rsid w:val="0E7D00B9"/>
    <w:rsid w:val="0EC7328D"/>
    <w:rsid w:val="0EF3BB72"/>
    <w:rsid w:val="0F059098"/>
    <w:rsid w:val="0F230BE0"/>
    <w:rsid w:val="0F6C2A67"/>
    <w:rsid w:val="0F7AD746"/>
    <w:rsid w:val="0FF4BA3E"/>
    <w:rsid w:val="10710673"/>
    <w:rsid w:val="107E208B"/>
    <w:rsid w:val="108357AB"/>
    <w:rsid w:val="1168428A"/>
    <w:rsid w:val="11EF3767"/>
    <w:rsid w:val="11FC4796"/>
    <w:rsid w:val="12595F4B"/>
    <w:rsid w:val="1293EA1F"/>
    <w:rsid w:val="12A2194F"/>
    <w:rsid w:val="12AF18BD"/>
    <w:rsid w:val="12B71BB1"/>
    <w:rsid w:val="1315C635"/>
    <w:rsid w:val="134224ED"/>
    <w:rsid w:val="1391A0C5"/>
    <w:rsid w:val="13DDEFE2"/>
    <w:rsid w:val="140B7CDF"/>
    <w:rsid w:val="14737537"/>
    <w:rsid w:val="150044B6"/>
    <w:rsid w:val="15344C85"/>
    <w:rsid w:val="15360E41"/>
    <w:rsid w:val="1569D09D"/>
    <w:rsid w:val="1577D18E"/>
    <w:rsid w:val="15AA3676"/>
    <w:rsid w:val="15AF0E93"/>
    <w:rsid w:val="15B2F122"/>
    <w:rsid w:val="15B93297"/>
    <w:rsid w:val="15E094BA"/>
    <w:rsid w:val="15E454CD"/>
    <w:rsid w:val="1600BAE3"/>
    <w:rsid w:val="16630E63"/>
    <w:rsid w:val="16806A3F"/>
    <w:rsid w:val="16CC7434"/>
    <w:rsid w:val="16DF8EA1"/>
    <w:rsid w:val="171C4937"/>
    <w:rsid w:val="17470DE5"/>
    <w:rsid w:val="175664FE"/>
    <w:rsid w:val="1759701D"/>
    <w:rsid w:val="179FD967"/>
    <w:rsid w:val="17A8227A"/>
    <w:rsid w:val="18CDC330"/>
    <w:rsid w:val="18E4FE5C"/>
    <w:rsid w:val="1915F675"/>
    <w:rsid w:val="194173CB"/>
    <w:rsid w:val="194EB5CF"/>
    <w:rsid w:val="195F4BDE"/>
    <w:rsid w:val="19879AD6"/>
    <w:rsid w:val="19A92EF0"/>
    <w:rsid w:val="19D5D13C"/>
    <w:rsid w:val="1A1C81CD"/>
    <w:rsid w:val="1A55305D"/>
    <w:rsid w:val="1A6452DE"/>
    <w:rsid w:val="1A66EB0C"/>
    <w:rsid w:val="1A8E1586"/>
    <w:rsid w:val="1AA6CF0D"/>
    <w:rsid w:val="1B3B7B64"/>
    <w:rsid w:val="1B6CB65F"/>
    <w:rsid w:val="1B9E70BD"/>
    <w:rsid w:val="1BD365C4"/>
    <w:rsid w:val="1C0278FC"/>
    <w:rsid w:val="1C061B7A"/>
    <w:rsid w:val="1C12438F"/>
    <w:rsid w:val="1C51B8CC"/>
    <w:rsid w:val="1CE80B72"/>
    <w:rsid w:val="1D0C3713"/>
    <w:rsid w:val="1D4C3B6D"/>
    <w:rsid w:val="1D55F076"/>
    <w:rsid w:val="1D5938A8"/>
    <w:rsid w:val="1D9DF6F6"/>
    <w:rsid w:val="1DE2F2D2"/>
    <w:rsid w:val="1E180336"/>
    <w:rsid w:val="1E21DAC4"/>
    <w:rsid w:val="1E244895"/>
    <w:rsid w:val="1E31A372"/>
    <w:rsid w:val="1E3531B2"/>
    <w:rsid w:val="1E9D085E"/>
    <w:rsid w:val="1EB8C1E0"/>
    <w:rsid w:val="1EC00BB0"/>
    <w:rsid w:val="1F5062CA"/>
    <w:rsid w:val="1F897E0C"/>
    <w:rsid w:val="1FAA763F"/>
    <w:rsid w:val="2089951A"/>
    <w:rsid w:val="20AD7226"/>
    <w:rsid w:val="20CD8E79"/>
    <w:rsid w:val="20D74A01"/>
    <w:rsid w:val="20EE783F"/>
    <w:rsid w:val="2166731D"/>
    <w:rsid w:val="21BD513A"/>
    <w:rsid w:val="21D10AFA"/>
    <w:rsid w:val="21F8FF37"/>
    <w:rsid w:val="2226A9E7"/>
    <w:rsid w:val="22547DD1"/>
    <w:rsid w:val="225BC0A6"/>
    <w:rsid w:val="2296ACC7"/>
    <w:rsid w:val="22C4D210"/>
    <w:rsid w:val="22DFBBE5"/>
    <w:rsid w:val="22EAB1AB"/>
    <w:rsid w:val="22F6EAD9"/>
    <w:rsid w:val="230E0222"/>
    <w:rsid w:val="23279D8A"/>
    <w:rsid w:val="23A48E43"/>
    <w:rsid w:val="23B36123"/>
    <w:rsid w:val="23D7AE40"/>
    <w:rsid w:val="2418830E"/>
    <w:rsid w:val="2470353F"/>
    <w:rsid w:val="24AA35AD"/>
    <w:rsid w:val="24D53F1E"/>
    <w:rsid w:val="24DE714E"/>
    <w:rsid w:val="24E3FE9A"/>
    <w:rsid w:val="24F42BD4"/>
    <w:rsid w:val="24FBB5F9"/>
    <w:rsid w:val="24FC113D"/>
    <w:rsid w:val="25440F9E"/>
    <w:rsid w:val="256A016A"/>
    <w:rsid w:val="2577306E"/>
    <w:rsid w:val="258AE561"/>
    <w:rsid w:val="25ACAB6C"/>
    <w:rsid w:val="25C49831"/>
    <w:rsid w:val="25E9098C"/>
    <w:rsid w:val="268FD7DE"/>
    <w:rsid w:val="26B259C0"/>
    <w:rsid w:val="26B3BC10"/>
    <w:rsid w:val="270D40CF"/>
    <w:rsid w:val="271154CB"/>
    <w:rsid w:val="271517C3"/>
    <w:rsid w:val="2731681E"/>
    <w:rsid w:val="27AB3E01"/>
    <w:rsid w:val="27E1DD95"/>
    <w:rsid w:val="27F86FE0"/>
    <w:rsid w:val="281AF9E2"/>
    <w:rsid w:val="283F7BBE"/>
    <w:rsid w:val="2860B8D3"/>
    <w:rsid w:val="2914CD4B"/>
    <w:rsid w:val="29616F42"/>
    <w:rsid w:val="297C635A"/>
    <w:rsid w:val="29B215B1"/>
    <w:rsid w:val="29B9477F"/>
    <w:rsid w:val="29CFC092"/>
    <w:rsid w:val="2A1262D7"/>
    <w:rsid w:val="2A24580F"/>
    <w:rsid w:val="2A38BB8E"/>
    <w:rsid w:val="2A540686"/>
    <w:rsid w:val="2A5467AC"/>
    <w:rsid w:val="2B1C751A"/>
    <w:rsid w:val="2BF23974"/>
    <w:rsid w:val="2C28881F"/>
    <w:rsid w:val="2C342F17"/>
    <w:rsid w:val="2C4A7773"/>
    <w:rsid w:val="2CAF2EBB"/>
    <w:rsid w:val="2CCBEB81"/>
    <w:rsid w:val="2D1996FA"/>
    <w:rsid w:val="2D224E52"/>
    <w:rsid w:val="2D854E65"/>
    <w:rsid w:val="2DA13091"/>
    <w:rsid w:val="2DD06C62"/>
    <w:rsid w:val="2DD632CF"/>
    <w:rsid w:val="2E201E1E"/>
    <w:rsid w:val="2ECE76D3"/>
    <w:rsid w:val="2F012094"/>
    <w:rsid w:val="2F1618C6"/>
    <w:rsid w:val="2F1A00B5"/>
    <w:rsid w:val="2F59904F"/>
    <w:rsid w:val="2FA8961A"/>
    <w:rsid w:val="2FDEC253"/>
    <w:rsid w:val="2FEB689D"/>
    <w:rsid w:val="30353243"/>
    <w:rsid w:val="304B4C89"/>
    <w:rsid w:val="304B7930"/>
    <w:rsid w:val="306A54C0"/>
    <w:rsid w:val="30717FCE"/>
    <w:rsid w:val="307616C7"/>
    <w:rsid w:val="308E57E8"/>
    <w:rsid w:val="3097A9A4"/>
    <w:rsid w:val="309F432A"/>
    <w:rsid w:val="30D8DAB8"/>
    <w:rsid w:val="30DC2E86"/>
    <w:rsid w:val="30E64E66"/>
    <w:rsid w:val="30F6B688"/>
    <w:rsid w:val="310AB797"/>
    <w:rsid w:val="31245186"/>
    <w:rsid w:val="316405D2"/>
    <w:rsid w:val="316DAEA3"/>
    <w:rsid w:val="31D8D5DC"/>
    <w:rsid w:val="31F89B1C"/>
    <w:rsid w:val="3227148D"/>
    <w:rsid w:val="3246610C"/>
    <w:rsid w:val="326246B3"/>
    <w:rsid w:val="32660E01"/>
    <w:rsid w:val="32675629"/>
    <w:rsid w:val="326EC2CE"/>
    <w:rsid w:val="328BC738"/>
    <w:rsid w:val="328EAC03"/>
    <w:rsid w:val="32B20EF6"/>
    <w:rsid w:val="32F612AC"/>
    <w:rsid w:val="33233BBD"/>
    <w:rsid w:val="3368C3AA"/>
    <w:rsid w:val="33D79FB9"/>
    <w:rsid w:val="33E92E66"/>
    <w:rsid w:val="33FF16B1"/>
    <w:rsid w:val="3419542A"/>
    <w:rsid w:val="345C8036"/>
    <w:rsid w:val="34DE506A"/>
    <w:rsid w:val="34EECE1E"/>
    <w:rsid w:val="352FF4A0"/>
    <w:rsid w:val="356A9AD9"/>
    <w:rsid w:val="35CAD936"/>
    <w:rsid w:val="35D869B2"/>
    <w:rsid w:val="3619A8FC"/>
    <w:rsid w:val="3680013D"/>
    <w:rsid w:val="3694C8D4"/>
    <w:rsid w:val="36A4F248"/>
    <w:rsid w:val="36B7A98D"/>
    <w:rsid w:val="378292BF"/>
    <w:rsid w:val="378FF44E"/>
    <w:rsid w:val="37AA7BD2"/>
    <w:rsid w:val="37BC6149"/>
    <w:rsid w:val="37C1B48E"/>
    <w:rsid w:val="37D48A47"/>
    <w:rsid w:val="37E556CC"/>
    <w:rsid w:val="386D4E38"/>
    <w:rsid w:val="38788618"/>
    <w:rsid w:val="390B051B"/>
    <w:rsid w:val="392C7D3D"/>
    <w:rsid w:val="3969E8BA"/>
    <w:rsid w:val="39B1C6AD"/>
    <w:rsid w:val="3A1B866A"/>
    <w:rsid w:val="3A2318AE"/>
    <w:rsid w:val="3A2F8BD8"/>
    <w:rsid w:val="3A46495B"/>
    <w:rsid w:val="3A489D2F"/>
    <w:rsid w:val="3A940120"/>
    <w:rsid w:val="3AB1E396"/>
    <w:rsid w:val="3B176C90"/>
    <w:rsid w:val="3B524EAA"/>
    <w:rsid w:val="3B77452E"/>
    <w:rsid w:val="3C127360"/>
    <w:rsid w:val="3C4C848D"/>
    <w:rsid w:val="3C58B15A"/>
    <w:rsid w:val="3C6E0D63"/>
    <w:rsid w:val="3C708D73"/>
    <w:rsid w:val="3C75AA05"/>
    <w:rsid w:val="3CCEB614"/>
    <w:rsid w:val="3D418EFC"/>
    <w:rsid w:val="3D51F4D4"/>
    <w:rsid w:val="3D5BB04B"/>
    <w:rsid w:val="3DD420BE"/>
    <w:rsid w:val="3E035D10"/>
    <w:rsid w:val="3E07BB66"/>
    <w:rsid w:val="3EF77E13"/>
    <w:rsid w:val="3F1FF39C"/>
    <w:rsid w:val="3F6BA5C2"/>
    <w:rsid w:val="3F82E5E7"/>
    <w:rsid w:val="3F93036A"/>
    <w:rsid w:val="3FA162CD"/>
    <w:rsid w:val="3FBD5B7F"/>
    <w:rsid w:val="4009025A"/>
    <w:rsid w:val="41136BBA"/>
    <w:rsid w:val="411B6EC3"/>
    <w:rsid w:val="412A5368"/>
    <w:rsid w:val="412BA58E"/>
    <w:rsid w:val="41CE496B"/>
    <w:rsid w:val="42343289"/>
    <w:rsid w:val="42456D2A"/>
    <w:rsid w:val="424BFA36"/>
    <w:rsid w:val="42500E0F"/>
    <w:rsid w:val="42AFBB99"/>
    <w:rsid w:val="42B49670"/>
    <w:rsid w:val="42C62875"/>
    <w:rsid w:val="42EEBB26"/>
    <w:rsid w:val="430D8C1B"/>
    <w:rsid w:val="432BE360"/>
    <w:rsid w:val="4362C7FA"/>
    <w:rsid w:val="43B4AF94"/>
    <w:rsid w:val="43E55FC3"/>
    <w:rsid w:val="43E5A467"/>
    <w:rsid w:val="4420E945"/>
    <w:rsid w:val="44502F68"/>
    <w:rsid w:val="44E6CC5F"/>
    <w:rsid w:val="44EADD38"/>
    <w:rsid w:val="44F7423B"/>
    <w:rsid w:val="45322AFE"/>
    <w:rsid w:val="459BC519"/>
    <w:rsid w:val="45FEC7A9"/>
    <w:rsid w:val="460ECA08"/>
    <w:rsid w:val="462DA2C5"/>
    <w:rsid w:val="463A5450"/>
    <w:rsid w:val="463F254B"/>
    <w:rsid w:val="46800835"/>
    <w:rsid w:val="468236B3"/>
    <w:rsid w:val="46B9F044"/>
    <w:rsid w:val="470B07BB"/>
    <w:rsid w:val="472D6A40"/>
    <w:rsid w:val="47C5E87F"/>
    <w:rsid w:val="47E58FD1"/>
    <w:rsid w:val="480F7253"/>
    <w:rsid w:val="48299CED"/>
    <w:rsid w:val="486E5F51"/>
    <w:rsid w:val="4886D030"/>
    <w:rsid w:val="48A9A685"/>
    <w:rsid w:val="48CCF2D6"/>
    <w:rsid w:val="49322CC5"/>
    <w:rsid w:val="49D533B0"/>
    <w:rsid w:val="49EE6589"/>
    <w:rsid w:val="4AA9B0E6"/>
    <w:rsid w:val="4AE8D825"/>
    <w:rsid w:val="4AF18788"/>
    <w:rsid w:val="4BDE7A5A"/>
    <w:rsid w:val="4BF006E6"/>
    <w:rsid w:val="4C6DC6AF"/>
    <w:rsid w:val="4CC0E8A6"/>
    <w:rsid w:val="4CD9D517"/>
    <w:rsid w:val="4CDD78B6"/>
    <w:rsid w:val="4D039BE6"/>
    <w:rsid w:val="4D1E3FE7"/>
    <w:rsid w:val="4D225CF5"/>
    <w:rsid w:val="4D5F0830"/>
    <w:rsid w:val="4D73CC2D"/>
    <w:rsid w:val="4D7A4681"/>
    <w:rsid w:val="4DB05BB9"/>
    <w:rsid w:val="4DBDF04B"/>
    <w:rsid w:val="4DE62FF8"/>
    <w:rsid w:val="4E0B0FD5"/>
    <w:rsid w:val="4E129C7E"/>
    <w:rsid w:val="4E15654A"/>
    <w:rsid w:val="4E3CA606"/>
    <w:rsid w:val="4E441358"/>
    <w:rsid w:val="4E5A82A1"/>
    <w:rsid w:val="4E800F30"/>
    <w:rsid w:val="4E8E83A7"/>
    <w:rsid w:val="4EEB6E12"/>
    <w:rsid w:val="4F2ADF70"/>
    <w:rsid w:val="4F2C59CF"/>
    <w:rsid w:val="4FBF0F86"/>
    <w:rsid w:val="50022B8A"/>
    <w:rsid w:val="50288918"/>
    <w:rsid w:val="50F68B8E"/>
    <w:rsid w:val="513A0ACA"/>
    <w:rsid w:val="5201A0FF"/>
    <w:rsid w:val="52108A1B"/>
    <w:rsid w:val="5230367A"/>
    <w:rsid w:val="524C6AFB"/>
    <w:rsid w:val="525A9C2B"/>
    <w:rsid w:val="52E8585C"/>
    <w:rsid w:val="5314BB27"/>
    <w:rsid w:val="531E1BF5"/>
    <w:rsid w:val="5328B26E"/>
    <w:rsid w:val="544C9DE2"/>
    <w:rsid w:val="54937D1A"/>
    <w:rsid w:val="54B72CB9"/>
    <w:rsid w:val="54DE19CB"/>
    <w:rsid w:val="54F5B6A2"/>
    <w:rsid w:val="5517C459"/>
    <w:rsid w:val="551CDD3C"/>
    <w:rsid w:val="554A4615"/>
    <w:rsid w:val="55A65421"/>
    <w:rsid w:val="55D92195"/>
    <w:rsid w:val="560B1271"/>
    <w:rsid w:val="56336CB7"/>
    <w:rsid w:val="5634F841"/>
    <w:rsid w:val="564EF654"/>
    <w:rsid w:val="566C15FE"/>
    <w:rsid w:val="569A2D03"/>
    <w:rsid w:val="56BAB907"/>
    <w:rsid w:val="5724C1B5"/>
    <w:rsid w:val="57F4BAA9"/>
    <w:rsid w:val="5827D77C"/>
    <w:rsid w:val="583900DC"/>
    <w:rsid w:val="58829CCD"/>
    <w:rsid w:val="58A9DBD9"/>
    <w:rsid w:val="58FA3A71"/>
    <w:rsid w:val="59052019"/>
    <w:rsid w:val="591B4B6C"/>
    <w:rsid w:val="594D0970"/>
    <w:rsid w:val="598ED20D"/>
    <w:rsid w:val="59A0D552"/>
    <w:rsid w:val="59A59193"/>
    <w:rsid w:val="59DD06FA"/>
    <w:rsid w:val="59E208F4"/>
    <w:rsid w:val="5A11A29D"/>
    <w:rsid w:val="5A1AB6F2"/>
    <w:rsid w:val="5A3A1F46"/>
    <w:rsid w:val="5A4D732A"/>
    <w:rsid w:val="5A9DA756"/>
    <w:rsid w:val="5B0FE474"/>
    <w:rsid w:val="5B12118F"/>
    <w:rsid w:val="5B637CA3"/>
    <w:rsid w:val="5B728495"/>
    <w:rsid w:val="5BA90439"/>
    <w:rsid w:val="5BABD49C"/>
    <w:rsid w:val="5BB79E74"/>
    <w:rsid w:val="5BCD4AE1"/>
    <w:rsid w:val="5C69BEED"/>
    <w:rsid w:val="5C6AF5BB"/>
    <w:rsid w:val="5C971288"/>
    <w:rsid w:val="5CF089A8"/>
    <w:rsid w:val="5D20F2C6"/>
    <w:rsid w:val="5D2B1EB2"/>
    <w:rsid w:val="5D332F7A"/>
    <w:rsid w:val="5D97A6B9"/>
    <w:rsid w:val="5DBBE2A6"/>
    <w:rsid w:val="5DC1BEFB"/>
    <w:rsid w:val="5DDB1DB4"/>
    <w:rsid w:val="5E1AFBAA"/>
    <w:rsid w:val="5E54A09B"/>
    <w:rsid w:val="5E59A47A"/>
    <w:rsid w:val="5E7CCB61"/>
    <w:rsid w:val="5F68C211"/>
    <w:rsid w:val="5F86C7BB"/>
    <w:rsid w:val="5F97DE80"/>
    <w:rsid w:val="5FB4971C"/>
    <w:rsid w:val="5FF1FE1E"/>
    <w:rsid w:val="60210270"/>
    <w:rsid w:val="603D195B"/>
    <w:rsid w:val="6059E7D3"/>
    <w:rsid w:val="6068084E"/>
    <w:rsid w:val="60819342"/>
    <w:rsid w:val="60BFD564"/>
    <w:rsid w:val="60C5AC49"/>
    <w:rsid w:val="610A4202"/>
    <w:rsid w:val="61654960"/>
    <w:rsid w:val="619696C9"/>
    <w:rsid w:val="619F9481"/>
    <w:rsid w:val="61BDF29B"/>
    <w:rsid w:val="61C8341C"/>
    <w:rsid w:val="622EFD88"/>
    <w:rsid w:val="6239F2F4"/>
    <w:rsid w:val="62F655DB"/>
    <w:rsid w:val="62F8BF9B"/>
    <w:rsid w:val="6304657B"/>
    <w:rsid w:val="6314F39C"/>
    <w:rsid w:val="63B8C230"/>
    <w:rsid w:val="63E61027"/>
    <w:rsid w:val="63EB1C9A"/>
    <w:rsid w:val="641293CF"/>
    <w:rsid w:val="644D35B0"/>
    <w:rsid w:val="64926452"/>
    <w:rsid w:val="649BEECF"/>
    <w:rsid w:val="64AC5B08"/>
    <w:rsid w:val="653ED20E"/>
    <w:rsid w:val="656AF1E1"/>
    <w:rsid w:val="657A10AD"/>
    <w:rsid w:val="659CD41E"/>
    <w:rsid w:val="65AC1E31"/>
    <w:rsid w:val="661E0930"/>
    <w:rsid w:val="66256B4D"/>
    <w:rsid w:val="66527C86"/>
    <w:rsid w:val="66B0C3EB"/>
    <w:rsid w:val="66B57629"/>
    <w:rsid w:val="66BD04AC"/>
    <w:rsid w:val="66CB560C"/>
    <w:rsid w:val="66CFB8F7"/>
    <w:rsid w:val="676C5142"/>
    <w:rsid w:val="67B0248F"/>
    <w:rsid w:val="67CDF698"/>
    <w:rsid w:val="67DCEF10"/>
    <w:rsid w:val="680D8E79"/>
    <w:rsid w:val="683D491C"/>
    <w:rsid w:val="6857F16B"/>
    <w:rsid w:val="685D2952"/>
    <w:rsid w:val="6894F03F"/>
    <w:rsid w:val="68B9F295"/>
    <w:rsid w:val="68EDF8E6"/>
    <w:rsid w:val="69897B44"/>
    <w:rsid w:val="69910A7C"/>
    <w:rsid w:val="699A89EE"/>
    <w:rsid w:val="69AFC3D5"/>
    <w:rsid w:val="69D54AF1"/>
    <w:rsid w:val="69F17CE2"/>
    <w:rsid w:val="69F80CD1"/>
    <w:rsid w:val="6A5EF8A5"/>
    <w:rsid w:val="6A66462D"/>
    <w:rsid w:val="6A88FA33"/>
    <w:rsid w:val="6A98D241"/>
    <w:rsid w:val="6AC5E97D"/>
    <w:rsid w:val="6B22284C"/>
    <w:rsid w:val="6B6E3A9E"/>
    <w:rsid w:val="6B75F0D8"/>
    <w:rsid w:val="6BD809CD"/>
    <w:rsid w:val="6BEB87D9"/>
    <w:rsid w:val="6C011405"/>
    <w:rsid w:val="6C066CC0"/>
    <w:rsid w:val="6C278DA3"/>
    <w:rsid w:val="6C54BDB8"/>
    <w:rsid w:val="6C56F2EB"/>
    <w:rsid w:val="6C5C8140"/>
    <w:rsid w:val="6C821670"/>
    <w:rsid w:val="6CE2F085"/>
    <w:rsid w:val="6CEB8883"/>
    <w:rsid w:val="6CFAEDB2"/>
    <w:rsid w:val="6DE5023E"/>
    <w:rsid w:val="6DFC4BEA"/>
    <w:rsid w:val="6E0F88E3"/>
    <w:rsid w:val="6E44EE0C"/>
    <w:rsid w:val="6E4B4218"/>
    <w:rsid w:val="6E6A32D6"/>
    <w:rsid w:val="6E79C35C"/>
    <w:rsid w:val="6ED2D09D"/>
    <w:rsid w:val="6F089AF6"/>
    <w:rsid w:val="6F597C09"/>
    <w:rsid w:val="6F6D0DF7"/>
    <w:rsid w:val="6FA121C3"/>
    <w:rsid w:val="6FF0A9F6"/>
    <w:rsid w:val="70032C79"/>
    <w:rsid w:val="701832CA"/>
    <w:rsid w:val="70298885"/>
    <w:rsid w:val="704B894C"/>
    <w:rsid w:val="70652EE2"/>
    <w:rsid w:val="706AE2DB"/>
    <w:rsid w:val="706B7608"/>
    <w:rsid w:val="7095981C"/>
    <w:rsid w:val="70B84B50"/>
    <w:rsid w:val="70F290C4"/>
    <w:rsid w:val="712BA6DA"/>
    <w:rsid w:val="712FCE45"/>
    <w:rsid w:val="716DCAA0"/>
    <w:rsid w:val="7194DDD8"/>
    <w:rsid w:val="71D1404C"/>
    <w:rsid w:val="7214ED83"/>
    <w:rsid w:val="723F59EE"/>
    <w:rsid w:val="725268D4"/>
    <w:rsid w:val="72605BE0"/>
    <w:rsid w:val="726351CC"/>
    <w:rsid w:val="72EB9509"/>
    <w:rsid w:val="72FA7BE5"/>
    <w:rsid w:val="72FE9DDE"/>
    <w:rsid w:val="733AD10C"/>
    <w:rsid w:val="7363E864"/>
    <w:rsid w:val="736E38F9"/>
    <w:rsid w:val="737C18A5"/>
    <w:rsid w:val="7382FD97"/>
    <w:rsid w:val="738E7635"/>
    <w:rsid w:val="73D3617A"/>
    <w:rsid w:val="743755A7"/>
    <w:rsid w:val="7475CEC0"/>
    <w:rsid w:val="74A607F7"/>
    <w:rsid w:val="75191846"/>
    <w:rsid w:val="7554A802"/>
    <w:rsid w:val="756D85E8"/>
    <w:rsid w:val="7590987C"/>
    <w:rsid w:val="75AA34F8"/>
    <w:rsid w:val="75C79244"/>
    <w:rsid w:val="763523FB"/>
    <w:rsid w:val="764825B3"/>
    <w:rsid w:val="77BFB30F"/>
    <w:rsid w:val="77D3ADC5"/>
    <w:rsid w:val="7815353A"/>
    <w:rsid w:val="78C09BCF"/>
    <w:rsid w:val="78D2CF94"/>
    <w:rsid w:val="78D6D916"/>
    <w:rsid w:val="78FDAC52"/>
    <w:rsid w:val="7906E233"/>
    <w:rsid w:val="791A6215"/>
    <w:rsid w:val="7936F07F"/>
    <w:rsid w:val="7939A0A0"/>
    <w:rsid w:val="794B5BD5"/>
    <w:rsid w:val="795C8E87"/>
    <w:rsid w:val="79680EB3"/>
    <w:rsid w:val="79685EB7"/>
    <w:rsid w:val="79C01F4B"/>
    <w:rsid w:val="79D3EEED"/>
    <w:rsid w:val="79E9E432"/>
    <w:rsid w:val="7A03ACD4"/>
    <w:rsid w:val="7A0D60F3"/>
    <w:rsid w:val="7A18387C"/>
    <w:rsid w:val="7A2D1C48"/>
    <w:rsid w:val="7A87123D"/>
    <w:rsid w:val="7A9B998F"/>
    <w:rsid w:val="7B72FAB0"/>
    <w:rsid w:val="7B914BB6"/>
    <w:rsid w:val="7B9D7044"/>
    <w:rsid w:val="7BA957C7"/>
    <w:rsid w:val="7C230C27"/>
    <w:rsid w:val="7C51CA98"/>
    <w:rsid w:val="7C65E845"/>
    <w:rsid w:val="7C78C5FF"/>
    <w:rsid w:val="7D8B343F"/>
    <w:rsid w:val="7E093BAE"/>
    <w:rsid w:val="7E2BA3A5"/>
    <w:rsid w:val="7E31A44D"/>
    <w:rsid w:val="7E848103"/>
    <w:rsid w:val="7EB4CA7F"/>
    <w:rsid w:val="7ED4B557"/>
    <w:rsid w:val="7F9B6D95"/>
    <w:rsid w:val="7FB2FA15"/>
    <w:rsid w:val="7FCBC9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A7827"/>
  <w15:chartTrackingRefBased/>
  <w15:docId w15:val="{5CD5C1A5-8A71-47E5-A6A0-14653C7F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92F44"/>
    <w:pPr>
      <w:keepNext/>
      <w:keepLines/>
      <w:spacing w:before="360" w:after="80"/>
      <w:outlineLvl w:val="0"/>
    </w:pPr>
    <w:rPr>
      <w:rFonts w:ascii="Montserrat SemiBold" w:hAnsi="Montserrat SemiBold" w:eastAsiaTheme="majorEastAsia" w:cstheme="majorBidi"/>
      <w:color w:val="6E38D5"/>
      <w:sz w:val="28"/>
      <w:szCs w:val="40"/>
    </w:rPr>
  </w:style>
  <w:style w:type="paragraph" w:styleId="Heading2">
    <w:name w:val="heading 2"/>
    <w:basedOn w:val="Normal"/>
    <w:next w:val="Normal"/>
    <w:link w:val="Heading2Char"/>
    <w:uiPriority w:val="9"/>
    <w:unhideWhenUsed/>
    <w:qFormat/>
    <w:rsid w:val="004F1C47"/>
    <w:pPr>
      <w:keepNext/>
      <w:keepLines/>
      <w:spacing w:before="160" w:after="80"/>
      <w:outlineLvl w:val="1"/>
    </w:pPr>
    <w:rPr>
      <w:rFonts w:ascii="Montserrat Light" w:hAnsi="Montserrat Light" w:eastAsiaTheme="majorEastAsia" w:cstheme="majorBidi"/>
      <w:color w:val="6E38D5"/>
      <w:sz w:val="24"/>
      <w:szCs w:val="32"/>
    </w:rPr>
  </w:style>
  <w:style w:type="paragraph" w:styleId="Heading3">
    <w:name w:val="heading 3"/>
    <w:basedOn w:val="Normal"/>
    <w:next w:val="Normal"/>
    <w:link w:val="Heading3Char"/>
    <w:uiPriority w:val="9"/>
    <w:semiHidden/>
    <w:unhideWhenUsed/>
    <w:qFormat/>
    <w:rsid w:val="00974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A9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92F44"/>
    <w:rPr>
      <w:rFonts w:ascii="Montserrat SemiBold" w:hAnsi="Montserrat SemiBold" w:eastAsiaTheme="majorEastAsia" w:cstheme="majorBidi"/>
      <w:color w:val="6E38D5"/>
      <w:sz w:val="28"/>
      <w:szCs w:val="40"/>
    </w:rPr>
  </w:style>
  <w:style w:type="character" w:styleId="Heading2Char" w:customStyle="1">
    <w:name w:val="Heading 2 Char"/>
    <w:basedOn w:val="DefaultParagraphFont"/>
    <w:link w:val="Heading2"/>
    <w:uiPriority w:val="9"/>
    <w:rsid w:val="004F1C47"/>
    <w:rPr>
      <w:rFonts w:ascii="Montserrat Light" w:hAnsi="Montserrat Light" w:eastAsiaTheme="majorEastAsia" w:cstheme="majorBidi"/>
      <w:color w:val="6E38D5"/>
      <w:sz w:val="24"/>
      <w:szCs w:val="32"/>
    </w:rPr>
  </w:style>
  <w:style w:type="character" w:styleId="Heading3Char" w:customStyle="1">
    <w:name w:val="Heading 3 Char"/>
    <w:basedOn w:val="DefaultParagraphFont"/>
    <w:link w:val="Heading3"/>
    <w:uiPriority w:val="9"/>
    <w:semiHidden/>
    <w:rsid w:val="00974A9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74A9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74A9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74A9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74A9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74A9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74A93"/>
    <w:rPr>
      <w:rFonts w:eastAsiaTheme="majorEastAsia" w:cstheme="majorBidi"/>
      <w:color w:val="272727" w:themeColor="text1" w:themeTint="D8"/>
    </w:rPr>
  </w:style>
  <w:style w:type="paragraph" w:styleId="Title">
    <w:name w:val="Title"/>
    <w:basedOn w:val="Normal"/>
    <w:next w:val="Normal"/>
    <w:link w:val="TitleChar"/>
    <w:uiPriority w:val="10"/>
    <w:qFormat/>
    <w:rsid w:val="00974A9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74A9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74A9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74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A93"/>
    <w:pPr>
      <w:spacing w:before="160"/>
      <w:jc w:val="center"/>
    </w:pPr>
    <w:rPr>
      <w:i/>
      <w:iCs/>
      <w:color w:val="404040" w:themeColor="text1" w:themeTint="BF"/>
    </w:rPr>
  </w:style>
  <w:style w:type="character" w:styleId="QuoteChar" w:customStyle="1">
    <w:name w:val="Quote Char"/>
    <w:basedOn w:val="DefaultParagraphFont"/>
    <w:link w:val="Quote"/>
    <w:uiPriority w:val="29"/>
    <w:rsid w:val="00974A93"/>
    <w:rPr>
      <w:i/>
      <w:iCs/>
      <w:color w:val="404040" w:themeColor="text1" w:themeTint="BF"/>
    </w:rPr>
  </w:style>
  <w:style w:type="paragraph" w:styleId="ListParagraph">
    <w:name w:val="List Paragraph"/>
    <w:basedOn w:val="Normal"/>
    <w:uiPriority w:val="34"/>
    <w:qFormat/>
    <w:rsid w:val="00974A93"/>
    <w:pPr>
      <w:ind w:left="720"/>
      <w:contextualSpacing/>
    </w:pPr>
  </w:style>
  <w:style w:type="character" w:styleId="IntenseEmphasis">
    <w:name w:val="Intense Emphasis"/>
    <w:basedOn w:val="DefaultParagraphFont"/>
    <w:uiPriority w:val="21"/>
    <w:qFormat/>
    <w:rsid w:val="00974A93"/>
    <w:rPr>
      <w:i/>
      <w:iCs/>
      <w:color w:val="0F4761" w:themeColor="accent1" w:themeShade="BF"/>
    </w:rPr>
  </w:style>
  <w:style w:type="paragraph" w:styleId="IntenseQuote">
    <w:name w:val="Intense Quote"/>
    <w:basedOn w:val="Normal"/>
    <w:next w:val="Normal"/>
    <w:link w:val="IntenseQuoteChar"/>
    <w:uiPriority w:val="30"/>
    <w:qFormat/>
    <w:rsid w:val="00974A9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74A93"/>
    <w:rPr>
      <w:i/>
      <w:iCs/>
      <w:color w:val="0F4761" w:themeColor="accent1" w:themeShade="BF"/>
    </w:rPr>
  </w:style>
  <w:style w:type="character" w:styleId="IntenseReference">
    <w:name w:val="Intense Reference"/>
    <w:basedOn w:val="DefaultParagraphFont"/>
    <w:uiPriority w:val="32"/>
    <w:qFormat/>
    <w:rsid w:val="00974A93"/>
    <w:rPr>
      <w:b/>
      <w:bCs/>
      <w:smallCaps/>
      <w:color w:val="0F4761" w:themeColor="accent1" w:themeShade="BF"/>
      <w:spacing w:val="5"/>
    </w:rPr>
  </w:style>
  <w:style w:type="paragraph" w:styleId="Header">
    <w:name w:val="header"/>
    <w:basedOn w:val="Normal"/>
    <w:link w:val="HeaderChar"/>
    <w:uiPriority w:val="99"/>
    <w:unhideWhenUsed/>
    <w:rsid w:val="00974A93"/>
    <w:pPr>
      <w:tabs>
        <w:tab w:val="center" w:pos="4680"/>
        <w:tab w:val="right" w:pos="9360"/>
      </w:tabs>
      <w:spacing w:after="0" w:line="240" w:lineRule="auto"/>
    </w:pPr>
  </w:style>
  <w:style w:type="character" w:styleId="HeaderChar" w:customStyle="1">
    <w:name w:val="Header Char"/>
    <w:basedOn w:val="DefaultParagraphFont"/>
    <w:link w:val="Header"/>
    <w:uiPriority w:val="99"/>
    <w:rsid w:val="00974A93"/>
  </w:style>
  <w:style w:type="paragraph" w:styleId="Footer">
    <w:name w:val="footer"/>
    <w:basedOn w:val="Normal"/>
    <w:link w:val="FooterChar"/>
    <w:uiPriority w:val="99"/>
    <w:unhideWhenUsed/>
    <w:rsid w:val="00974A93"/>
    <w:pPr>
      <w:tabs>
        <w:tab w:val="center" w:pos="4680"/>
        <w:tab w:val="right" w:pos="9360"/>
      </w:tabs>
      <w:spacing w:after="0" w:line="240" w:lineRule="auto"/>
    </w:pPr>
  </w:style>
  <w:style w:type="character" w:styleId="FooterChar" w:customStyle="1">
    <w:name w:val="Footer Char"/>
    <w:basedOn w:val="DefaultParagraphFont"/>
    <w:link w:val="Footer"/>
    <w:uiPriority w:val="99"/>
    <w:rsid w:val="00974A93"/>
  </w:style>
  <w:style w:type="character" w:styleId="normaltextrun" w:customStyle="1">
    <w:name w:val="normaltextrun"/>
    <w:basedOn w:val="DefaultParagraphFont"/>
    <w:rsid w:val="00974A93"/>
  </w:style>
  <w:style w:type="character" w:styleId="eop" w:customStyle="1">
    <w:name w:val="eop"/>
    <w:basedOn w:val="DefaultParagraphFont"/>
    <w:rsid w:val="00974A93"/>
  </w:style>
  <w:style w:type="paragraph" w:styleId="paragraph" w:customStyle="1">
    <w:name w:val="paragraph"/>
    <w:basedOn w:val="Normal"/>
    <w:rsid w:val="00F92F44"/>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TOCHeading">
    <w:name w:val="TOC Heading"/>
    <w:basedOn w:val="Heading1"/>
    <w:next w:val="Normal"/>
    <w:uiPriority w:val="39"/>
    <w:unhideWhenUsed/>
    <w:qFormat/>
    <w:rsid w:val="00F92F44"/>
    <w:pPr>
      <w:spacing w:before="240" w:after="0"/>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F92F44"/>
    <w:pPr>
      <w:spacing w:after="100"/>
    </w:pPr>
  </w:style>
  <w:style w:type="character" w:styleId="Hyperlink">
    <w:name w:val="Hyperlink"/>
    <w:basedOn w:val="DefaultParagraphFont"/>
    <w:uiPriority w:val="99"/>
    <w:unhideWhenUsed/>
    <w:rsid w:val="00F92F44"/>
    <w:rPr>
      <w:color w:val="467886" w:themeColor="hyperlink"/>
      <w:u w:val="single"/>
    </w:rPr>
  </w:style>
  <w:style w:type="table" w:styleId="TableGrid">
    <w:name w:val="Table Grid"/>
    <w:basedOn w:val="TableNormal"/>
    <w:uiPriority w:val="39"/>
    <w:rsid w:val="002D01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wacimagecontainer" w:customStyle="1">
    <w:name w:val="wacimagecontainer"/>
    <w:basedOn w:val="DefaultParagraphFont"/>
    <w:rsid w:val="003F5E3E"/>
  </w:style>
  <w:style w:type="character" w:styleId="scxw139200356" w:customStyle="1">
    <w:name w:val="scxw139200356"/>
    <w:basedOn w:val="DefaultParagraphFont"/>
    <w:rsid w:val="001A3EE9"/>
  </w:style>
  <w:style w:type="paragraph" w:styleId="TOC2">
    <w:name w:val="toc 2"/>
    <w:basedOn w:val="Normal"/>
    <w:next w:val="Normal"/>
    <w:autoRedefine/>
    <w:uiPriority w:val="39"/>
    <w:unhideWhenUsed/>
    <w:rsid w:val="003C2340"/>
    <w:pPr>
      <w:spacing w:after="100"/>
      <w:ind w:left="22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579843">
      <w:bodyDiv w:val="1"/>
      <w:marLeft w:val="0"/>
      <w:marRight w:val="0"/>
      <w:marTop w:val="0"/>
      <w:marBottom w:val="0"/>
      <w:divBdr>
        <w:top w:val="none" w:sz="0" w:space="0" w:color="auto"/>
        <w:left w:val="none" w:sz="0" w:space="0" w:color="auto"/>
        <w:bottom w:val="none" w:sz="0" w:space="0" w:color="auto"/>
        <w:right w:val="none" w:sz="0" w:space="0" w:color="auto"/>
      </w:divBdr>
      <w:divsChild>
        <w:div w:id="36047046">
          <w:marLeft w:val="0"/>
          <w:marRight w:val="0"/>
          <w:marTop w:val="0"/>
          <w:marBottom w:val="0"/>
          <w:divBdr>
            <w:top w:val="none" w:sz="0" w:space="0" w:color="auto"/>
            <w:left w:val="none" w:sz="0" w:space="0" w:color="auto"/>
            <w:bottom w:val="none" w:sz="0" w:space="0" w:color="auto"/>
            <w:right w:val="none" w:sz="0" w:space="0" w:color="auto"/>
          </w:divBdr>
        </w:div>
        <w:div w:id="85419547">
          <w:marLeft w:val="0"/>
          <w:marRight w:val="0"/>
          <w:marTop w:val="0"/>
          <w:marBottom w:val="0"/>
          <w:divBdr>
            <w:top w:val="none" w:sz="0" w:space="0" w:color="auto"/>
            <w:left w:val="none" w:sz="0" w:space="0" w:color="auto"/>
            <w:bottom w:val="none" w:sz="0" w:space="0" w:color="auto"/>
            <w:right w:val="none" w:sz="0" w:space="0" w:color="auto"/>
          </w:divBdr>
        </w:div>
        <w:div w:id="285623868">
          <w:marLeft w:val="0"/>
          <w:marRight w:val="0"/>
          <w:marTop w:val="0"/>
          <w:marBottom w:val="0"/>
          <w:divBdr>
            <w:top w:val="none" w:sz="0" w:space="0" w:color="auto"/>
            <w:left w:val="none" w:sz="0" w:space="0" w:color="auto"/>
            <w:bottom w:val="none" w:sz="0" w:space="0" w:color="auto"/>
            <w:right w:val="none" w:sz="0" w:space="0" w:color="auto"/>
          </w:divBdr>
        </w:div>
        <w:div w:id="1177382298">
          <w:marLeft w:val="0"/>
          <w:marRight w:val="0"/>
          <w:marTop w:val="0"/>
          <w:marBottom w:val="0"/>
          <w:divBdr>
            <w:top w:val="none" w:sz="0" w:space="0" w:color="auto"/>
            <w:left w:val="none" w:sz="0" w:space="0" w:color="auto"/>
            <w:bottom w:val="none" w:sz="0" w:space="0" w:color="auto"/>
            <w:right w:val="none" w:sz="0" w:space="0" w:color="auto"/>
          </w:divBdr>
        </w:div>
        <w:div w:id="1542666240">
          <w:marLeft w:val="0"/>
          <w:marRight w:val="0"/>
          <w:marTop w:val="0"/>
          <w:marBottom w:val="0"/>
          <w:divBdr>
            <w:top w:val="none" w:sz="0" w:space="0" w:color="auto"/>
            <w:left w:val="none" w:sz="0" w:space="0" w:color="auto"/>
            <w:bottom w:val="none" w:sz="0" w:space="0" w:color="auto"/>
            <w:right w:val="none" w:sz="0" w:space="0" w:color="auto"/>
          </w:divBdr>
        </w:div>
        <w:div w:id="1672829037">
          <w:marLeft w:val="0"/>
          <w:marRight w:val="0"/>
          <w:marTop w:val="0"/>
          <w:marBottom w:val="0"/>
          <w:divBdr>
            <w:top w:val="none" w:sz="0" w:space="0" w:color="auto"/>
            <w:left w:val="none" w:sz="0" w:space="0" w:color="auto"/>
            <w:bottom w:val="none" w:sz="0" w:space="0" w:color="auto"/>
            <w:right w:val="none" w:sz="0" w:space="0" w:color="auto"/>
          </w:divBdr>
        </w:div>
        <w:div w:id="1905220006">
          <w:marLeft w:val="0"/>
          <w:marRight w:val="0"/>
          <w:marTop w:val="0"/>
          <w:marBottom w:val="0"/>
          <w:divBdr>
            <w:top w:val="none" w:sz="0" w:space="0" w:color="auto"/>
            <w:left w:val="none" w:sz="0" w:space="0" w:color="auto"/>
            <w:bottom w:val="none" w:sz="0" w:space="0" w:color="auto"/>
            <w:right w:val="none" w:sz="0" w:space="0" w:color="auto"/>
          </w:divBdr>
        </w:div>
      </w:divsChild>
    </w:div>
    <w:div w:id="405614827">
      <w:bodyDiv w:val="1"/>
      <w:marLeft w:val="0"/>
      <w:marRight w:val="0"/>
      <w:marTop w:val="0"/>
      <w:marBottom w:val="0"/>
      <w:divBdr>
        <w:top w:val="none" w:sz="0" w:space="0" w:color="auto"/>
        <w:left w:val="none" w:sz="0" w:space="0" w:color="auto"/>
        <w:bottom w:val="none" w:sz="0" w:space="0" w:color="auto"/>
        <w:right w:val="none" w:sz="0" w:space="0" w:color="auto"/>
      </w:divBdr>
    </w:div>
    <w:div w:id="521405662">
      <w:bodyDiv w:val="1"/>
      <w:marLeft w:val="0"/>
      <w:marRight w:val="0"/>
      <w:marTop w:val="0"/>
      <w:marBottom w:val="0"/>
      <w:divBdr>
        <w:top w:val="none" w:sz="0" w:space="0" w:color="auto"/>
        <w:left w:val="none" w:sz="0" w:space="0" w:color="auto"/>
        <w:bottom w:val="none" w:sz="0" w:space="0" w:color="auto"/>
        <w:right w:val="none" w:sz="0" w:space="0" w:color="auto"/>
      </w:divBdr>
      <w:divsChild>
        <w:div w:id="110126913">
          <w:marLeft w:val="0"/>
          <w:marRight w:val="0"/>
          <w:marTop w:val="0"/>
          <w:marBottom w:val="0"/>
          <w:divBdr>
            <w:top w:val="none" w:sz="0" w:space="0" w:color="auto"/>
            <w:left w:val="none" w:sz="0" w:space="0" w:color="auto"/>
            <w:bottom w:val="none" w:sz="0" w:space="0" w:color="auto"/>
            <w:right w:val="none" w:sz="0" w:space="0" w:color="auto"/>
          </w:divBdr>
        </w:div>
        <w:div w:id="294792923">
          <w:marLeft w:val="0"/>
          <w:marRight w:val="0"/>
          <w:marTop w:val="0"/>
          <w:marBottom w:val="0"/>
          <w:divBdr>
            <w:top w:val="none" w:sz="0" w:space="0" w:color="auto"/>
            <w:left w:val="none" w:sz="0" w:space="0" w:color="auto"/>
            <w:bottom w:val="none" w:sz="0" w:space="0" w:color="auto"/>
            <w:right w:val="none" w:sz="0" w:space="0" w:color="auto"/>
          </w:divBdr>
        </w:div>
        <w:div w:id="455684401">
          <w:marLeft w:val="0"/>
          <w:marRight w:val="0"/>
          <w:marTop w:val="0"/>
          <w:marBottom w:val="0"/>
          <w:divBdr>
            <w:top w:val="none" w:sz="0" w:space="0" w:color="auto"/>
            <w:left w:val="none" w:sz="0" w:space="0" w:color="auto"/>
            <w:bottom w:val="none" w:sz="0" w:space="0" w:color="auto"/>
            <w:right w:val="none" w:sz="0" w:space="0" w:color="auto"/>
          </w:divBdr>
        </w:div>
        <w:div w:id="523204584">
          <w:marLeft w:val="0"/>
          <w:marRight w:val="0"/>
          <w:marTop w:val="0"/>
          <w:marBottom w:val="0"/>
          <w:divBdr>
            <w:top w:val="none" w:sz="0" w:space="0" w:color="auto"/>
            <w:left w:val="none" w:sz="0" w:space="0" w:color="auto"/>
            <w:bottom w:val="none" w:sz="0" w:space="0" w:color="auto"/>
            <w:right w:val="none" w:sz="0" w:space="0" w:color="auto"/>
          </w:divBdr>
        </w:div>
        <w:div w:id="525140291">
          <w:marLeft w:val="0"/>
          <w:marRight w:val="0"/>
          <w:marTop w:val="0"/>
          <w:marBottom w:val="0"/>
          <w:divBdr>
            <w:top w:val="none" w:sz="0" w:space="0" w:color="auto"/>
            <w:left w:val="none" w:sz="0" w:space="0" w:color="auto"/>
            <w:bottom w:val="none" w:sz="0" w:space="0" w:color="auto"/>
            <w:right w:val="none" w:sz="0" w:space="0" w:color="auto"/>
          </w:divBdr>
        </w:div>
        <w:div w:id="563376093">
          <w:marLeft w:val="0"/>
          <w:marRight w:val="0"/>
          <w:marTop w:val="0"/>
          <w:marBottom w:val="0"/>
          <w:divBdr>
            <w:top w:val="none" w:sz="0" w:space="0" w:color="auto"/>
            <w:left w:val="none" w:sz="0" w:space="0" w:color="auto"/>
            <w:bottom w:val="none" w:sz="0" w:space="0" w:color="auto"/>
            <w:right w:val="none" w:sz="0" w:space="0" w:color="auto"/>
          </w:divBdr>
        </w:div>
        <w:div w:id="897547668">
          <w:marLeft w:val="0"/>
          <w:marRight w:val="0"/>
          <w:marTop w:val="0"/>
          <w:marBottom w:val="0"/>
          <w:divBdr>
            <w:top w:val="none" w:sz="0" w:space="0" w:color="auto"/>
            <w:left w:val="none" w:sz="0" w:space="0" w:color="auto"/>
            <w:bottom w:val="none" w:sz="0" w:space="0" w:color="auto"/>
            <w:right w:val="none" w:sz="0" w:space="0" w:color="auto"/>
          </w:divBdr>
        </w:div>
        <w:div w:id="1110245814">
          <w:marLeft w:val="0"/>
          <w:marRight w:val="0"/>
          <w:marTop w:val="0"/>
          <w:marBottom w:val="0"/>
          <w:divBdr>
            <w:top w:val="none" w:sz="0" w:space="0" w:color="auto"/>
            <w:left w:val="none" w:sz="0" w:space="0" w:color="auto"/>
            <w:bottom w:val="none" w:sz="0" w:space="0" w:color="auto"/>
            <w:right w:val="none" w:sz="0" w:space="0" w:color="auto"/>
          </w:divBdr>
        </w:div>
        <w:div w:id="1113283703">
          <w:marLeft w:val="0"/>
          <w:marRight w:val="0"/>
          <w:marTop w:val="0"/>
          <w:marBottom w:val="0"/>
          <w:divBdr>
            <w:top w:val="none" w:sz="0" w:space="0" w:color="auto"/>
            <w:left w:val="none" w:sz="0" w:space="0" w:color="auto"/>
            <w:bottom w:val="none" w:sz="0" w:space="0" w:color="auto"/>
            <w:right w:val="none" w:sz="0" w:space="0" w:color="auto"/>
          </w:divBdr>
        </w:div>
        <w:div w:id="1271887931">
          <w:marLeft w:val="0"/>
          <w:marRight w:val="0"/>
          <w:marTop w:val="0"/>
          <w:marBottom w:val="0"/>
          <w:divBdr>
            <w:top w:val="none" w:sz="0" w:space="0" w:color="auto"/>
            <w:left w:val="none" w:sz="0" w:space="0" w:color="auto"/>
            <w:bottom w:val="none" w:sz="0" w:space="0" w:color="auto"/>
            <w:right w:val="none" w:sz="0" w:space="0" w:color="auto"/>
          </w:divBdr>
        </w:div>
        <w:div w:id="1421440042">
          <w:marLeft w:val="0"/>
          <w:marRight w:val="0"/>
          <w:marTop w:val="0"/>
          <w:marBottom w:val="0"/>
          <w:divBdr>
            <w:top w:val="none" w:sz="0" w:space="0" w:color="auto"/>
            <w:left w:val="none" w:sz="0" w:space="0" w:color="auto"/>
            <w:bottom w:val="none" w:sz="0" w:space="0" w:color="auto"/>
            <w:right w:val="none" w:sz="0" w:space="0" w:color="auto"/>
          </w:divBdr>
        </w:div>
        <w:div w:id="1565526893">
          <w:marLeft w:val="0"/>
          <w:marRight w:val="0"/>
          <w:marTop w:val="0"/>
          <w:marBottom w:val="0"/>
          <w:divBdr>
            <w:top w:val="none" w:sz="0" w:space="0" w:color="auto"/>
            <w:left w:val="none" w:sz="0" w:space="0" w:color="auto"/>
            <w:bottom w:val="none" w:sz="0" w:space="0" w:color="auto"/>
            <w:right w:val="none" w:sz="0" w:space="0" w:color="auto"/>
          </w:divBdr>
        </w:div>
        <w:div w:id="1581214973">
          <w:marLeft w:val="0"/>
          <w:marRight w:val="0"/>
          <w:marTop w:val="0"/>
          <w:marBottom w:val="0"/>
          <w:divBdr>
            <w:top w:val="none" w:sz="0" w:space="0" w:color="auto"/>
            <w:left w:val="none" w:sz="0" w:space="0" w:color="auto"/>
            <w:bottom w:val="none" w:sz="0" w:space="0" w:color="auto"/>
            <w:right w:val="none" w:sz="0" w:space="0" w:color="auto"/>
          </w:divBdr>
        </w:div>
        <w:div w:id="1611012837">
          <w:marLeft w:val="0"/>
          <w:marRight w:val="0"/>
          <w:marTop w:val="0"/>
          <w:marBottom w:val="0"/>
          <w:divBdr>
            <w:top w:val="none" w:sz="0" w:space="0" w:color="auto"/>
            <w:left w:val="none" w:sz="0" w:space="0" w:color="auto"/>
            <w:bottom w:val="none" w:sz="0" w:space="0" w:color="auto"/>
            <w:right w:val="none" w:sz="0" w:space="0" w:color="auto"/>
          </w:divBdr>
        </w:div>
        <w:div w:id="1723795120">
          <w:marLeft w:val="0"/>
          <w:marRight w:val="0"/>
          <w:marTop w:val="0"/>
          <w:marBottom w:val="0"/>
          <w:divBdr>
            <w:top w:val="none" w:sz="0" w:space="0" w:color="auto"/>
            <w:left w:val="none" w:sz="0" w:space="0" w:color="auto"/>
            <w:bottom w:val="none" w:sz="0" w:space="0" w:color="auto"/>
            <w:right w:val="none" w:sz="0" w:space="0" w:color="auto"/>
          </w:divBdr>
        </w:div>
        <w:div w:id="1803227087">
          <w:marLeft w:val="0"/>
          <w:marRight w:val="0"/>
          <w:marTop w:val="0"/>
          <w:marBottom w:val="0"/>
          <w:divBdr>
            <w:top w:val="none" w:sz="0" w:space="0" w:color="auto"/>
            <w:left w:val="none" w:sz="0" w:space="0" w:color="auto"/>
            <w:bottom w:val="none" w:sz="0" w:space="0" w:color="auto"/>
            <w:right w:val="none" w:sz="0" w:space="0" w:color="auto"/>
          </w:divBdr>
        </w:div>
        <w:div w:id="1877309378">
          <w:marLeft w:val="0"/>
          <w:marRight w:val="0"/>
          <w:marTop w:val="0"/>
          <w:marBottom w:val="0"/>
          <w:divBdr>
            <w:top w:val="none" w:sz="0" w:space="0" w:color="auto"/>
            <w:left w:val="none" w:sz="0" w:space="0" w:color="auto"/>
            <w:bottom w:val="none" w:sz="0" w:space="0" w:color="auto"/>
            <w:right w:val="none" w:sz="0" w:space="0" w:color="auto"/>
          </w:divBdr>
        </w:div>
        <w:div w:id="1952784659">
          <w:marLeft w:val="0"/>
          <w:marRight w:val="0"/>
          <w:marTop w:val="0"/>
          <w:marBottom w:val="0"/>
          <w:divBdr>
            <w:top w:val="none" w:sz="0" w:space="0" w:color="auto"/>
            <w:left w:val="none" w:sz="0" w:space="0" w:color="auto"/>
            <w:bottom w:val="none" w:sz="0" w:space="0" w:color="auto"/>
            <w:right w:val="none" w:sz="0" w:space="0" w:color="auto"/>
          </w:divBdr>
        </w:div>
        <w:div w:id="1963464089">
          <w:marLeft w:val="0"/>
          <w:marRight w:val="0"/>
          <w:marTop w:val="0"/>
          <w:marBottom w:val="0"/>
          <w:divBdr>
            <w:top w:val="none" w:sz="0" w:space="0" w:color="auto"/>
            <w:left w:val="none" w:sz="0" w:space="0" w:color="auto"/>
            <w:bottom w:val="none" w:sz="0" w:space="0" w:color="auto"/>
            <w:right w:val="none" w:sz="0" w:space="0" w:color="auto"/>
          </w:divBdr>
        </w:div>
      </w:divsChild>
    </w:div>
    <w:div w:id="588194386">
      <w:bodyDiv w:val="1"/>
      <w:marLeft w:val="0"/>
      <w:marRight w:val="0"/>
      <w:marTop w:val="0"/>
      <w:marBottom w:val="0"/>
      <w:divBdr>
        <w:top w:val="none" w:sz="0" w:space="0" w:color="auto"/>
        <w:left w:val="none" w:sz="0" w:space="0" w:color="auto"/>
        <w:bottom w:val="none" w:sz="0" w:space="0" w:color="auto"/>
        <w:right w:val="none" w:sz="0" w:space="0" w:color="auto"/>
      </w:divBdr>
      <w:divsChild>
        <w:div w:id="502279315">
          <w:marLeft w:val="0"/>
          <w:marRight w:val="0"/>
          <w:marTop w:val="0"/>
          <w:marBottom w:val="0"/>
          <w:divBdr>
            <w:top w:val="none" w:sz="0" w:space="0" w:color="auto"/>
            <w:left w:val="none" w:sz="0" w:space="0" w:color="auto"/>
            <w:bottom w:val="none" w:sz="0" w:space="0" w:color="auto"/>
            <w:right w:val="none" w:sz="0" w:space="0" w:color="auto"/>
          </w:divBdr>
        </w:div>
        <w:div w:id="820269250">
          <w:marLeft w:val="0"/>
          <w:marRight w:val="0"/>
          <w:marTop w:val="0"/>
          <w:marBottom w:val="0"/>
          <w:divBdr>
            <w:top w:val="none" w:sz="0" w:space="0" w:color="auto"/>
            <w:left w:val="none" w:sz="0" w:space="0" w:color="auto"/>
            <w:bottom w:val="none" w:sz="0" w:space="0" w:color="auto"/>
            <w:right w:val="none" w:sz="0" w:space="0" w:color="auto"/>
          </w:divBdr>
        </w:div>
        <w:div w:id="825127412">
          <w:marLeft w:val="0"/>
          <w:marRight w:val="0"/>
          <w:marTop w:val="0"/>
          <w:marBottom w:val="0"/>
          <w:divBdr>
            <w:top w:val="none" w:sz="0" w:space="0" w:color="auto"/>
            <w:left w:val="none" w:sz="0" w:space="0" w:color="auto"/>
            <w:bottom w:val="none" w:sz="0" w:space="0" w:color="auto"/>
            <w:right w:val="none" w:sz="0" w:space="0" w:color="auto"/>
          </w:divBdr>
        </w:div>
        <w:div w:id="1151096343">
          <w:marLeft w:val="0"/>
          <w:marRight w:val="0"/>
          <w:marTop w:val="0"/>
          <w:marBottom w:val="0"/>
          <w:divBdr>
            <w:top w:val="none" w:sz="0" w:space="0" w:color="auto"/>
            <w:left w:val="none" w:sz="0" w:space="0" w:color="auto"/>
            <w:bottom w:val="none" w:sz="0" w:space="0" w:color="auto"/>
            <w:right w:val="none" w:sz="0" w:space="0" w:color="auto"/>
          </w:divBdr>
        </w:div>
        <w:div w:id="1323973824">
          <w:marLeft w:val="0"/>
          <w:marRight w:val="0"/>
          <w:marTop w:val="0"/>
          <w:marBottom w:val="0"/>
          <w:divBdr>
            <w:top w:val="none" w:sz="0" w:space="0" w:color="auto"/>
            <w:left w:val="none" w:sz="0" w:space="0" w:color="auto"/>
            <w:bottom w:val="none" w:sz="0" w:space="0" w:color="auto"/>
            <w:right w:val="none" w:sz="0" w:space="0" w:color="auto"/>
          </w:divBdr>
        </w:div>
        <w:div w:id="1345671886">
          <w:marLeft w:val="0"/>
          <w:marRight w:val="0"/>
          <w:marTop w:val="0"/>
          <w:marBottom w:val="0"/>
          <w:divBdr>
            <w:top w:val="none" w:sz="0" w:space="0" w:color="auto"/>
            <w:left w:val="none" w:sz="0" w:space="0" w:color="auto"/>
            <w:bottom w:val="none" w:sz="0" w:space="0" w:color="auto"/>
            <w:right w:val="none" w:sz="0" w:space="0" w:color="auto"/>
          </w:divBdr>
        </w:div>
      </w:divsChild>
    </w:div>
    <w:div w:id="619534801">
      <w:bodyDiv w:val="1"/>
      <w:marLeft w:val="0"/>
      <w:marRight w:val="0"/>
      <w:marTop w:val="0"/>
      <w:marBottom w:val="0"/>
      <w:divBdr>
        <w:top w:val="none" w:sz="0" w:space="0" w:color="auto"/>
        <w:left w:val="none" w:sz="0" w:space="0" w:color="auto"/>
        <w:bottom w:val="none" w:sz="0" w:space="0" w:color="auto"/>
        <w:right w:val="none" w:sz="0" w:space="0" w:color="auto"/>
      </w:divBdr>
      <w:divsChild>
        <w:div w:id="43333114">
          <w:marLeft w:val="0"/>
          <w:marRight w:val="0"/>
          <w:marTop w:val="0"/>
          <w:marBottom w:val="0"/>
          <w:divBdr>
            <w:top w:val="none" w:sz="0" w:space="0" w:color="auto"/>
            <w:left w:val="none" w:sz="0" w:space="0" w:color="auto"/>
            <w:bottom w:val="none" w:sz="0" w:space="0" w:color="auto"/>
            <w:right w:val="none" w:sz="0" w:space="0" w:color="auto"/>
          </w:divBdr>
        </w:div>
        <w:div w:id="60517791">
          <w:marLeft w:val="0"/>
          <w:marRight w:val="0"/>
          <w:marTop w:val="0"/>
          <w:marBottom w:val="0"/>
          <w:divBdr>
            <w:top w:val="none" w:sz="0" w:space="0" w:color="auto"/>
            <w:left w:val="none" w:sz="0" w:space="0" w:color="auto"/>
            <w:bottom w:val="none" w:sz="0" w:space="0" w:color="auto"/>
            <w:right w:val="none" w:sz="0" w:space="0" w:color="auto"/>
          </w:divBdr>
        </w:div>
        <w:div w:id="521481396">
          <w:marLeft w:val="0"/>
          <w:marRight w:val="0"/>
          <w:marTop w:val="0"/>
          <w:marBottom w:val="0"/>
          <w:divBdr>
            <w:top w:val="none" w:sz="0" w:space="0" w:color="auto"/>
            <w:left w:val="none" w:sz="0" w:space="0" w:color="auto"/>
            <w:bottom w:val="none" w:sz="0" w:space="0" w:color="auto"/>
            <w:right w:val="none" w:sz="0" w:space="0" w:color="auto"/>
          </w:divBdr>
        </w:div>
        <w:div w:id="773742916">
          <w:marLeft w:val="0"/>
          <w:marRight w:val="0"/>
          <w:marTop w:val="0"/>
          <w:marBottom w:val="0"/>
          <w:divBdr>
            <w:top w:val="none" w:sz="0" w:space="0" w:color="auto"/>
            <w:left w:val="none" w:sz="0" w:space="0" w:color="auto"/>
            <w:bottom w:val="none" w:sz="0" w:space="0" w:color="auto"/>
            <w:right w:val="none" w:sz="0" w:space="0" w:color="auto"/>
          </w:divBdr>
        </w:div>
        <w:div w:id="775977013">
          <w:marLeft w:val="0"/>
          <w:marRight w:val="0"/>
          <w:marTop w:val="0"/>
          <w:marBottom w:val="0"/>
          <w:divBdr>
            <w:top w:val="none" w:sz="0" w:space="0" w:color="auto"/>
            <w:left w:val="none" w:sz="0" w:space="0" w:color="auto"/>
            <w:bottom w:val="none" w:sz="0" w:space="0" w:color="auto"/>
            <w:right w:val="none" w:sz="0" w:space="0" w:color="auto"/>
          </w:divBdr>
        </w:div>
        <w:div w:id="839075686">
          <w:marLeft w:val="0"/>
          <w:marRight w:val="0"/>
          <w:marTop w:val="0"/>
          <w:marBottom w:val="0"/>
          <w:divBdr>
            <w:top w:val="none" w:sz="0" w:space="0" w:color="auto"/>
            <w:left w:val="none" w:sz="0" w:space="0" w:color="auto"/>
            <w:bottom w:val="none" w:sz="0" w:space="0" w:color="auto"/>
            <w:right w:val="none" w:sz="0" w:space="0" w:color="auto"/>
          </w:divBdr>
        </w:div>
        <w:div w:id="895362480">
          <w:marLeft w:val="0"/>
          <w:marRight w:val="0"/>
          <w:marTop w:val="0"/>
          <w:marBottom w:val="0"/>
          <w:divBdr>
            <w:top w:val="none" w:sz="0" w:space="0" w:color="auto"/>
            <w:left w:val="none" w:sz="0" w:space="0" w:color="auto"/>
            <w:bottom w:val="none" w:sz="0" w:space="0" w:color="auto"/>
            <w:right w:val="none" w:sz="0" w:space="0" w:color="auto"/>
          </w:divBdr>
        </w:div>
        <w:div w:id="943457302">
          <w:marLeft w:val="0"/>
          <w:marRight w:val="0"/>
          <w:marTop w:val="0"/>
          <w:marBottom w:val="0"/>
          <w:divBdr>
            <w:top w:val="none" w:sz="0" w:space="0" w:color="auto"/>
            <w:left w:val="none" w:sz="0" w:space="0" w:color="auto"/>
            <w:bottom w:val="none" w:sz="0" w:space="0" w:color="auto"/>
            <w:right w:val="none" w:sz="0" w:space="0" w:color="auto"/>
          </w:divBdr>
        </w:div>
        <w:div w:id="979726594">
          <w:marLeft w:val="0"/>
          <w:marRight w:val="0"/>
          <w:marTop w:val="0"/>
          <w:marBottom w:val="0"/>
          <w:divBdr>
            <w:top w:val="none" w:sz="0" w:space="0" w:color="auto"/>
            <w:left w:val="none" w:sz="0" w:space="0" w:color="auto"/>
            <w:bottom w:val="none" w:sz="0" w:space="0" w:color="auto"/>
            <w:right w:val="none" w:sz="0" w:space="0" w:color="auto"/>
          </w:divBdr>
        </w:div>
        <w:div w:id="1031146673">
          <w:marLeft w:val="0"/>
          <w:marRight w:val="0"/>
          <w:marTop w:val="0"/>
          <w:marBottom w:val="0"/>
          <w:divBdr>
            <w:top w:val="none" w:sz="0" w:space="0" w:color="auto"/>
            <w:left w:val="none" w:sz="0" w:space="0" w:color="auto"/>
            <w:bottom w:val="none" w:sz="0" w:space="0" w:color="auto"/>
            <w:right w:val="none" w:sz="0" w:space="0" w:color="auto"/>
          </w:divBdr>
        </w:div>
        <w:div w:id="1112044867">
          <w:marLeft w:val="0"/>
          <w:marRight w:val="0"/>
          <w:marTop w:val="0"/>
          <w:marBottom w:val="0"/>
          <w:divBdr>
            <w:top w:val="none" w:sz="0" w:space="0" w:color="auto"/>
            <w:left w:val="none" w:sz="0" w:space="0" w:color="auto"/>
            <w:bottom w:val="none" w:sz="0" w:space="0" w:color="auto"/>
            <w:right w:val="none" w:sz="0" w:space="0" w:color="auto"/>
          </w:divBdr>
        </w:div>
        <w:div w:id="1386105986">
          <w:marLeft w:val="0"/>
          <w:marRight w:val="0"/>
          <w:marTop w:val="0"/>
          <w:marBottom w:val="0"/>
          <w:divBdr>
            <w:top w:val="none" w:sz="0" w:space="0" w:color="auto"/>
            <w:left w:val="none" w:sz="0" w:space="0" w:color="auto"/>
            <w:bottom w:val="none" w:sz="0" w:space="0" w:color="auto"/>
            <w:right w:val="none" w:sz="0" w:space="0" w:color="auto"/>
          </w:divBdr>
        </w:div>
        <w:div w:id="1505247207">
          <w:marLeft w:val="0"/>
          <w:marRight w:val="0"/>
          <w:marTop w:val="0"/>
          <w:marBottom w:val="0"/>
          <w:divBdr>
            <w:top w:val="none" w:sz="0" w:space="0" w:color="auto"/>
            <w:left w:val="none" w:sz="0" w:space="0" w:color="auto"/>
            <w:bottom w:val="none" w:sz="0" w:space="0" w:color="auto"/>
            <w:right w:val="none" w:sz="0" w:space="0" w:color="auto"/>
          </w:divBdr>
        </w:div>
        <w:div w:id="1803188487">
          <w:marLeft w:val="0"/>
          <w:marRight w:val="0"/>
          <w:marTop w:val="0"/>
          <w:marBottom w:val="0"/>
          <w:divBdr>
            <w:top w:val="none" w:sz="0" w:space="0" w:color="auto"/>
            <w:left w:val="none" w:sz="0" w:space="0" w:color="auto"/>
            <w:bottom w:val="none" w:sz="0" w:space="0" w:color="auto"/>
            <w:right w:val="none" w:sz="0" w:space="0" w:color="auto"/>
          </w:divBdr>
        </w:div>
        <w:div w:id="2033023018">
          <w:marLeft w:val="0"/>
          <w:marRight w:val="0"/>
          <w:marTop w:val="0"/>
          <w:marBottom w:val="0"/>
          <w:divBdr>
            <w:top w:val="none" w:sz="0" w:space="0" w:color="auto"/>
            <w:left w:val="none" w:sz="0" w:space="0" w:color="auto"/>
            <w:bottom w:val="none" w:sz="0" w:space="0" w:color="auto"/>
            <w:right w:val="none" w:sz="0" w:space="0" w:color="auto"/>
          </w:divBdr>
        </w:div>
        <w:div w:id="2105298991">
          <w:marLeft w:val="0"/>
          <w:marRight w:val="0"/>
          <w:marTop w:val="0"/>
          <w:marBottom w:val="0"/>
          <w:divBdr>
            <w:top w:val="none" w:sz="0" w:space="0" w:color="auto"/>
            <w:left w:val="none" w:sz="0" w:space="0" w:color="auto"/>
            <w:bottom w:val="none" w:sz="0" w:space="0" w:color="auto"/>
            <w:right w:val="none" w:sz="0" w:space="0" w:color="auto"/>
          </w:divBdr>
        </w:div>
      </w:divsChild>
    </w:div>
    <w:div w:id="702709085">
      <w:bodyDiv w:val="1"/>
      <w:marLeft w:val="0"/>
      <w:marRight w:val="0"/>
      <w:marTop w:val="0"/>
      <w:marBottom w:val="0"/>
      <w:divBdr>
        <w:top w:val="none" w:sz="0" w:space="0" w:color="auto"/>
        <w:left w:val="none" w:sz="0" w:space="0" w:color="auto"/>
        <w:bottom w:val="none" w:sz="0" w:space="0" w:color="auto"/>
        <w:right w:val="none" w:sz="0" w:space="0" w:color="auto"/>
      </w:divBdr>
    </w:div>
    <w:div w:id="727647396">
      <w:bodyDiv w:val="1"/>
      <w:marLeft w:val="0"/>
      <w:marRight w:val="0"/>
      <w:marTop w:val="0"/>
      <w:marBottom w:val="0"/>
      <w:divBdr>
        <w:top w:val="none" w:sz="0" w:space="0" w:color="auto"/>
        <w:left w:val="none" w:sz="0" w:space="0" w:color="auto"/>
        <w:bottom w:val="none" w:sz="0" w:space="0" w:color="auto"/>
        <w:right w:val="none" w:sz="0" w:space="0" w:color="auto"/>
      </w:divBdr>
    </w:div>
    <w:div w:id="858936445">
      <w:bodyDiv w:val="1"/>
      <w:marLeft w:val="0"/>
      <w:marRight w:val="0"/>
      <w:marTop w:val="0"/>
      <w:marBottom w:val="0"/>
      <w:divBdr>
        <w:top w:val="none" w:sz="0" w:space="0" w:color="auto"/>
        <w:left w:val="none" w:sz="0" w:space="0" w:color="auto"/>
        <w:bottom w:val="none" w:sz="0" w:space="0" w:color="auto"/>
        <w:right w:val="none" w:sz="0" w:space="0" w:color="auto"/>
      </w:divBdr>
      <w:divsChild>
        <w:div w:id="610671901">
          <w:marLeft w:val="0"/>
          <w:marRight w:val="0"/>
          <w:marTop w:val="0"/>
          <w:marBottom w:val="0"/>
          <w:divBdr>
            <w:top w:val="none" w:sz="0" w:space="0" w:color="auto"/>
            <w:left w:val="none" w:sz="0" w:space="0" w:color="auto"/>
            <w:bottom w:val="none" w:sz="0" w:space="0" w:color="auto"/>
            <w:right w:val="none" w:sz="0" w:space="0" w:color="auto"/>
          </w:divBdr>
        </w:div>
        <w:div w:id="1044451754">
          <w:marLeft w:val="0"/>
          <w:marRight w:val="0"/>
          <w:marTop w:val="0"/>
          <w:marBottom w:val="0"/>
          <w:divBdr>
            <w:top w:val="none" w:sz="0" w:space="0" w:color="auto"/>
            <w:left w:val="none" w:sz="0" w:space="0" w:color="auto"/>
            <w:bottom w:val="none" w:sz="0" w:space="0" w:color="auto"/>
            <w:right w:val="none" w:sz="0" w:space="0" w:color="auto"/>
          </w:divBdr>
        </w:div>
        <w:div w:id="1366907778">
          <w:marLeft w:val="0"/>
          <w:marRight w:val="0"/>
          <w:marTop w:val="0"/>
          <w:marBottom w:val="0"/>
          <w:divBdr>
            <w:top w:val="none" w:sz="0" w:space="0" w:color="auto"/>
            <w:left w:val="none" w:sz="0" w:space="0" w:color="auto"/>
            <w:bottom w:val="none" w:sz="0" w:space="0" w:color="auto"/>
            <w:right w:val="none" w:sz="0" w:space="0" w:color="auto"/>
          </w:divBdr>
        </w:div>
        <w:div w:id="1614749555">
          <w:marLeft w:val="0"/>
          <w:marRight w:val="0"/>
          <w:marTop w:val="0"/>
          <w:marBottom w:val="0"/>
          <w:divBdr>
            <w:top w:val="none" w:sz="0" w:space="0" w:color="auto"/>
            <w:left w:val="none" w:sz="0" w:space="0" w:color="auto"/>
            <w:bottom w:val="none" w:sz="0" w:space="0" w:color="auto"/>
            <w:right w:val="none" w:sz="0" w:space="0" w:color="auto"/>
          </w:divBdr>
        </w:div>
        <w:div w:id="1798523966">
          <w:marLeft w:val="0"/>
          <w:marRight w:val="0"/>
          <w:marTop w:val="0"/>
          <w:marBottom w:val="0"/>
          <w:divBdr>
            <w:top w:val="none" w:sz="0" w:space="0" w:color="auto"/>
            <w:left w:val="none" w:sz="0" w:space="0" w:color="auto"/>
            <w:bottom w:val="none" w:sz="0" w:space="0" w:color="auto"/>
            <w:right w:val="none" w:sz="0" w:space="0" w:color="auto"/>
          </w:divBdr>
        </w:div>
      </w:divsChild>
    </w:div>
    <w:div w:id="869492317">
      <w:bodyDiv w:val="1"/>
      <w:marLeft w:val="0"/>
      <w:marRight w:val="0"/>
      <w:marTop w:val="0"/>
      <w:marBottom w:val="0"/>
      <w:divBdr>
        <w:top w:val="none" w:sz="0" w:space="0" w:color="auto"/>
        <w:left w:val="none" w:sz="0" w:space="0" w:color="auto"/>
        <w:bottom w:val="none" w:sz="0" w:space="0" w:color="auto"/>
        <w:right w:val="none" w:sz="0" w:space="0" w:color="auto"/>
      </w:divBdr>
    </w:div>
    <w:div w:id="1040858064">
      <w:bodyDiv w:val="1"/>
      <w:marLeft w:val="0"/>
      <w:marRight w:val="0"/>
      <w:marTop w:val="0"/>
      <w:marBottom w:val="0"/>
      <w:divBdr>
        <w:top w:val="none" w:sz="0" w:space="0" w:color="auto"/>
        <w:left w:val="none" w:sz="0" w:space="0" w:color="auto"/>
        <w:bottom w:val="none" w:sz="0" w:space="0" w:color="auto"/>
        <w:right w:val="none" w:sz="0" w:space="0" w:color="auto"/>
      </w:divBdr>
    </w:div>
    <w:div w:id="1174302538">
      <w:bodyDiv w:val="1"/>
      <w:marLeft w:val="0"/>
      <w:marRight w:val="0"/>
      <w:marTop w:val="0"/>
      <w:marBottom w:val="0"/>
      <w:divBdr>
        <w:top w:val="none" w:sz="0" w:space="0" w:color="auto"/>
        <w:left w:val="none" w:sz="0" w:space="0" w:color="auto"/>
        <w:bottom w:val="none" w:sz="0" w:space="0" w:color="auto"/>
        <w:right w:val="none" w:sz="0" w:space="0" w:color="auto"/>
      </w:divBdr>
      <w:divsChild>
        <w:div w:id="44456233">
          <w:marLeft w:val="0"/>
          <w:marRight w:val="0"/>
          <w:marTop w:val="0"/>
          <w:marBottom w:val="0"/>
          <w:divBdr>
            <w:top w:val="none" w:sz="0" w:space="0" w:color="auto"/>
            <w:left w:val="none" w:sz="0" w:space="0" w:color="auto"/>
            <w:bottom w:val="none" w:sz="0" w:space="0" w:color="auto"/>
            <w:right w:val="none" w:sz="0" w:space="0" w:color="auto"/>
          </w:divBdr>
        </w:div>
        <w:div w:id="1001470124">
          <w:marLeft w:val="0"/>
          <w:marRight w:val="0"/>
          <w:marTop w:val="0"/>
          <w:marBottom w:val="0"/>
          <w:divBdr>
            <w:top w:val="none" w:sz="0" w:space="0" w:color="auto"/>
            <w:left w:val="none" w:sz="0" w:space="0" w:color="auto"/>
            <w:bottom w:val="none" w:sz="0" w:space="0" w:color="auto"/>
            <w:right w:val="none" w:sz="0" w:space="0" w:color="auto"/>
          </w:divBdr>
        </w:div>
        <w:div w:id="1246568240">
          <w:marLeft w:val="0"/>
          <w:marRight w:val="0"/>
          <w:marTop w:val="0"/>
          <w:marBottom w:val="0"/>
          <w:divBdr>
            <w:top w:val="none" w:sz="0" w:space="0" w:color="auto"/>
            <w:left w:val="none" w:sz="0" w:space="0" w:color="auto"/>
            <w:bottom w:val="none" w:sz="0" w:space="0" w:color="auto"/>
            <w:right w:val="none" w:sz="0" w:space="0" w:color="auto"/>
          </w:divBdr>
        </w:div>
        <w:div w:id="2040272516">
          <w:marLeft w:val="0"/>
          <w:marRight w:val="0"/>
          <w:marTop w:val="0"/>
          <w:marBottom w:val="0"/>
          <w:divBdr>
            <w:top w:val="none" w:sz="0" w:space="0" w:color="auto"/>
            <w:left w:val="none" w:sz="0" w:space="0" w:color="auto"/>
            <w:bottom w:val="none" w:sz="0" w:space="0" w:color="auto"/>
            <w:right w:val="none" w:sz="0" w:space="0" w:color="auto"/>
          </w:divBdr>
        </w:div>
        <w:div w:id="2092237632">
          <w:marLeft w:val="0"/>
          <w:marRight w:val="0"/>
          <w:marTop w:val="0"/>
          <w:marBottom w:val="0"/>
          <w:divBdr>
            <w:top w:val="none" w:sz="0" w:space="0" w:color="auto"/>
            <w:left w:val="none" w:sz="0" w:space="0" w:color="auto"/>
            <w:bottom w:val="none" w:sz="0" w:space="0" w:color="auto"/>
            <w:right w:val="none" w:sz="0" w:space="0" w:color="auto"/>
          </w:divBdr>
        </w:div>
      </w:divsChild>
    </w:div>
    <w:div w:id="1176769178">
      <w:bodyDiv w:val="1"/>
      <w:marLeft w:val="0"/>
      <w:marRight w:val="0"/>
      <w:marTop w:val="0"/>
      <w:marBottom w:val="0"/>
      <w:divBdr>
        <w:top w:val="none" w:sz="0" w:space="0" w:color="auto"/>
        <w:left w:val="none" w:sz="0" w:space="0" w:color="auto"/>
        <w:bottom w:val="none" w:sz="0" w:space="0" w:color="auto"/>
        <w:right w:val="none" w:sz="0" w:space="0" w:color="auto"/>
      </w:divBdr>
      <w:divsChild>
        <w:div w:id="180553420">
          <w:marLeft w:val="0"/>
          <w:marRight w:val="0"/>
          <w:marTop w:val="0"/>
          <w:marBottom w:val="0"/>
          <w:divBdr>
            <w:top w:val="none" w:sz="0" w:space="0" w:color="auto"/>
            <w:left w:val="none" w:sz="0" w:space="0" w:color="auto"/>
            <w:bottom w:val="none" w:sz="0" w:space="0" w:color="auto"/>
            <w:right w:val="none" w:sz="0" w:space="0" w:color="auto"/>
          </w:divBdr>
          <w:divsChild>
            <w:div w:id="749041689">
              <w:marLeft w:val="0"/>
              <w:marRight w:val="0"/>
              <w:marTop w:val="0"/>
              <w:marBottom w:val="0"/>
              <w:divBdr>
                <w:top w:val="none" w:sz="0" w:space="0" w:color="auto"/>
                <w:left w:val="none" w:sz="0" w:space="0" w:color="auto"/>
                <w:bottom w:val="none" w:sz="0" w:space="0" w:color="auto"/>
                <w:right w:val="none" w:sz="0" w:space="0" w:color="auto"/>
              </w:divBdr>
            </w:div>
            <w:div w:id="1091049942">
              <w:marLeft w:val="0"/>
              <w:marRight w:val="0"/>
              <w:marTop w:val="0"/>
              <w:marBottom w:val="0"/>
              <w:divBdr>
                <w:top w:val="none" w:sz="0" w:space="0" w:color="auto"/>
                <w:left w:val="none" w:sz="0" w:space="0" w:color="auto"/>
                <w:bottom w:val="none" w:sz="0" w:space="0" w:color="auto"/>
                <w:right w:val="none" w:sz="0" w:space="0" w:color="auto"/>
              </w:divBdr>
            </w:div>
            <w:div w:id="1138300478">
              <w:marLeft w:val="0"/>
              <w:marRight w:val="0"/>
              <w:marTop w:val="0"/>
              <w:marBottom w:val="0"/>
              <w:divBdr>
                <w:top w:val="none" w:sz="0" w:space="0" w:color="auto"/>
                <w:left w:val="none" w:sz="0" w:space="0" w:color="auto"/>
                <w:bottom w:val="none" w:sz="0" w:space="0" w:color="auto"/>
                <w:right w:val="none" w:sz="0" w:space="0" w:color="auto"/>
              </w:divBdr>
            </w:div>
            <w:div w:id="1443115490">
              <w:marLeft w:val="0"/>
              <w:marRight w:val="0"/>
              <w:marTop w:val="0"/>
              <w:marBottom w:val="0"/>
              <w:divBdr>
                <w:top w:val="none" w:sz="0" w:space="0" w:color="auto"/>
                <w:left w:val="none" w:sz="0" w:space="0" w:color="auto"/>
                <w:bottom w:val="none" w:sz="0" w:space="0" w:color="auto"/>
                <w:right w:val="none" w:sz="0" w:space="0" w:color="auto"/>
              </w:divBdr>
            </w:div>
          </w:divsChild>
        </w:div>
        <w:div w:id="1013647766">
          <w:marLeft w:val="0"/>
          <w:marRight w:val="0"/>
          <w:marTop w:val="0"/>
          <w:marBottom w:val="0"/>
          <w:divBdr>
            <w:top w:val="none" w:sz="0" w:space="0" w:color="auto"/>
            <w:left w:val="none" w:sz="0" w:space="0" w:color="auto"/>
            <w:bottom w:val="none" w:sz="0" w:space="0" w:color="auto"/>
            <w:right w:val="none" w:sz="0" w:space="0" w:color="auto"/>
          </w:divBdr>
          <w:divsChild>
            <w:div w:id="332999353">
              <w:marLeft w:val="0"/>
              <w:marRight w:val="0"/>
              <w:marTop w:val="0"/>
              <w:marBottom w:val="0"/>
              <w:divBdr>
                <w:top w:val="none" w:sz="0" w:space="0" w:color="auto"/>
                <w:left w:val="none" w:sz="0" w:space="0" w:color="auto"/>
                <w:bottom w:val="none" w:sz="0" w:space="0" w:color="auto"/>
                <w:right w:val="none" w:sz="0" w:space="0" w:color="auto"/>
              </w:divBdr>
            </w:div>
            <w:div w:id="1473056746">
              <w:marLeft w:val="0"/>
              <w:marRight w:val="0"/>
              <w:marTop w:val="0"/>
              <w:marBottom w:val="0"/>
              <w:divBdr>
                <w:top w:val="none" w:sz="0" w:space="0" w:color="auto"/>
                <w:left w:val="none" w:sz="0" w:space="0" w:color="auto"/>
                <w:bottom w:val="none" w:sz="0" w:space="0" w:color="auto"/>
                <w:right w:val="none" w:sz="0" w:space="0" w:color="auto"/>
              </w:divBdr>
            </w:div>
            <w:div w:id="19023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90774">
      <w:bodyDiv w:val="1"/>
      <w:marLeft w:val="0"/>
      <w:marRight w:val="0"/>
      <w:marTop w:val="0"/>
      <w:marBottom w:val="0"/>
      <w:divBdr>
        <w:top w:val="none" w:sz="0" w:space="0" w:color="auto"/>
        <w:left w:val="none" w:sz="0" w:space="0" w:color="auto"/>
        <w:bottom w:val="none" w:sz="0" w:space="0" w:color="auto"/>
        <w:right w:val="none" w:sz="0" w:space="0" w:color="auto"/>
      </w:divBdr>
      <w:divsChild>
        <w:div w:id="161361395">
          <w:marLeft w:val="0"/>
          <w:marRight w:val="0"/>
          <w:marTop w:val="0"/>
          <w:marBottom w:val="0"/>
          <w:divBdr>
            <w:top w:val="none" w:sz="0" w:space="0" w:color="auto"/>
            <w:left w:val="none" w:sz="0" w:space="0" w:color="auto"/>
            <w:bottom w:val="none" w:sz="0" w:space="0" w:color="auto"/>
            <w:right w:val="none" w:sz="0" w:space="0" w:color="auto"/>
          </w:divBdr>
        </w:div>
        <w:div w:id="1677416593">
          <w:marLeft w:val="0"/>
          <w:marRight w:val="0"/>
          <w:marTop w:val="0"/>
          <w:marBottom w:val="0"/>
          <w:divBdr>
            <w:top w:val="none" w:sz="0" w:space="0" w:color="auto"/>
            <w:left w:val="none" w:sz="0" w:space="0" w:color="auto"/>
            <w:bottom w:val="none" w:sz="0" w:space="0" w:color="auto"/>
            <w:right w:val="none" w:sz="0" w:space="0" w:color="auto"/>
          </w:divBdr>
        </w:div>
      </w:divsChild>
    </w:div>
    <w:div w:id="1269434067">
      <w:bodyDiv w:val="1"/>
      <w:marLeft w:val="0"/>
      <w:marRight w:val="0"/>
      <w:marTop w:val="0"/>
      <w:marBottom w:val="0"/>
      <w:divBdr>
        <w:top w:val="none" w:sz="0" w:space="0" w:color="auto"/>
        <w:left w:val="none" w:sz="0" w:space="0" w:color="auto"/>
        <w:bottom w:val="none" w:sz="0" w:space="0" w:color="auto"/>
        <w:right w:val="none" w:sz="0" w:space="0" w:color="auto"/>
      </w:divBdr>
      <w:divsChild>
        <w:div w:id="961762390">
          <w:marLeft w:val="0"/>
          <w:marRight w:val="0"/>
          <w:marTop w:val="0"/>
          <w:marBottom w:val="0"/>
          <w:divBdr>
            <w:top w:val="none" w:sz="0" w:space="0" w:color="auto"/>
            <w:left w:val="none" w:sz="0" w:space="0" w:color="auto"/>
            <w:bottom w:val="none" w:sz="0" w:space="0" w:color="auto"/>
            <w:right w:val="none" w:sz="0" w:space="0" w:color="auto"/>
          </w:divBdr>
        </w:div>
        <w:div w:id="1063257742">
          <w:marLeft w:val="0"/>
          <w:marRight w:val="0"/>
          <w:marTop w:val="0"/>
          <w:marBottom w:val="0"/>
          <w:divBdr>
            <w:top w:val="none" w:sz="0" w:space="0" w:color="auto"/>
            <w:left w:val="none" w:sz="0" w:space="0" w:color="auto"/>
            <w:bottom w:val="none" w:sz="0" w:space="0" w:color="auto"/>
            <w:right w:val="none" w:sz="0" w:space="0" w:color="auto"/>
          </w:divBdr>
        </w:div>
        <w:div w:id="1076242147">
          <w:marLeft w:val="0"/>
          <w:marRight w:val="0"/>
          <w:marTop w:val="0"/>
          <w:marBottom w:val="0"/>
          <w:divBdr>
            <w:top w:val="none" w:sz="0" w:space="0" w:color="auto"/>
            <w:left w:val="none" w:sz="0" w:space="0" w:color="auto"/>
            <w:bottom w:val="none" w:sz="0" w:space="0" w:color="auto"/>
            <w:right w:val="none" w:sz="0" w:space="0" w:color="auto"/>
          </w:divBdr>
        </w:div>
        <w:div w:id="1143617238">
          <w:marLeft w:val="0"/>
          <w:marRight w:val="0"/>
          <w:marTop w:val="0"/>
          <w:marBottom w:val="0"/>
          <w:divBdr>
            <w:top w:val="none" w:sz="0" w:space="0" w:color="auto"/>
            <w:left w:val="none" w:sz="0" w:space="0" w:color="auto"/>
            <w:bottom w:val="none" w:sz="0" w:space="0" w:color="auto"/>
            <w:right w:val="none" w:sz="0" w:space="0" w:color="auto"/>
          </w:divBdr>
        </w:div>
        <w:div w:id="1155993162">
          <w:marLeft w:val="0"/>
          <w:marRight w:val="0"/>
          <w:marTop w:val="0"/>
          <w:marBottom w:val="0"/>
          <w:divBdr>
            <w:top w:val="none" w:sz="0" w:space="0" w:color="auto"/>
            <w:left w:val="none" w:sz="0" w:space="0" w:color="auto"/>
            <w:bottom w:val="none" w:sz="0" w:space="0" w:color="auto"/>
            <w:right w:val="none" w:sz="0" w:space="0" w:color="auto"/>
          </w:divBdr>
        </w:div>
        <w:div w:id="1243175376">
          <w:marLeft w:val="0"/>
          <w:marRight w:val="0"/>
          <w:marTop w:val="0"/>
          <w:marBottom w:val="0"/>
          <w:divBdr>
            <w:top w:val="none" w:sz="0" w:space="0" w:color="auto"/>
            <w:left w:val="none" w:sz="0" w:space="0" w:color="auto"/>
            <w:bottom w:val="none" w:sz="0" w:space="0" w:color="auto"/>
            <w:right w:val="none" w:sz="0" w:space="0" w:color="auto"/>
          </w:divBdr>
        </w:div>
        <w:div w:id="1288968565">
          <w:marLeft w:val="0"/>
          <w:marRight w:val="0"/>
          <w:marTop w:val="0"/>
          <w:marBottom w:val="0"/>
          <w:divBdr>
            <w:top w:val="none" w:sz="0" w:space="0" w:color="auto"/>
            <w:left w:val="none" w:sz="0" w:space="0" w:color="auto"/>
            <w:bottom w:val="none" w:sz="0" w:space="0" w:color="auto"/>
            <w:right w:val="none" w:sz="0" w:space="0" w:color="auto"/>
          </w:divBdr>
        </w:div>
        <w:div w:id="1355879869">
          <w:marLeft w:val="0"/>
          <w:marRight w:val="0"/>
          <w:marTop w:val="0"/>
          <w:marBottom w:val="0"/>
          <w:divBdr>
            <w:top w:val="none" w:sz="0" w:space="0" w:color="auto"/>
            <w:left w:val="none" w:sz="0" w:space="0" w:color="auto"/>
            <w:bottom w:val="none" w:sz="0" w:space="0" w:color="auto"/>
            <w:right w:val="none" w:sz="0" w:space="0" w:color="auto"/>
          </w:divBdr>
        </w:div>
      </w:divsChild>
    </w:div>
    <w:div w:id="1431513313">
      <w:bodyDiv w:val="1"/>
      <w:marLeft w:val="0"/>
      <w:marRight w:val="0"/>
      <w:marTop w:val="0"/>
      <w:marBottom w:val="0"/>
      <w:divBdr>
        <w:top w:val="none" w:sz="0" w:space="0" w:color="auto"/>
        <w:left w:val="none" w:sz="0" w:space="0" w:color="auto"/>
        <w:bottom w:val="none" w:sz="0" w:space="0" w:color="auto"/>
        <w:right w:val="none" w:sz="0" w:space="0" w:color="auto"/>
      </w:divBdr>
      <w:divsChild>
        <w:div w:id="89860017">
          <w:marLeft w:val="0"/>
          <w:marRight w:val="0"/>
          <w:marTop w:val="0"/>
          <w:marBottom w:val="0"/>
          <w:divBdr>
            <w:top w:val="none" w:sz="0" w:space="0" w:color="auto"/>
            <w:left w:val="none" w:sz="0" w:space="0" w:color="auto"/>
            <w:bottom w:val="none" w:sz="0" w:space="0" w:color="auto"/>
            <w:right w:val="none" w:sz="0" w:space="0" w:color="auto"/>
          </w:divBdr>
        </w:div>
        <w:div w:id="106000617">
          <w:marLeft w:val="0"/>
          <w:marRight w:val="0"/>
          <w:marTop w:val="0"/>
          <w:marBottom w:val="0"/>
          <w:divBdr>
            <w:top w:val="none" w:sz="0" w:space="0" w:color="auto"/>
            <w:left w:val="none" w:sz="0" w:space="0" w:color="auto"/>
            <w:bottom w:val="none" w:sz="0" w:space="0" w:color="auto"/>
            <w:right w:val="none" w:sz="0" w:space="0" w:color="auto"/>
          </w:divBdr>
        </w:div>
        <w:div w:id="349994506">
          <w:marLeft w:val="0"/>
          <w:marRight w:val="0"/>
          <w:marTop w:val="0"/>
          <w:marBottom w:val="0"/>
          <w:divBdr>
            <w:top w:val="none" w:sz="0" w:space="0" w:color="auto"/>
            <w:left w:val="none" w:sz="0" w:space="0" w:color="auto"/>
            <w:bottom w:val="none" w:sz="0" w:space="0" w:color="auto"/>
            <w:right w:val="none" w:sz="0" w:space="0" w:color="auto"/>
          </w:divBdr>
        </w:div>
        <w:div w:id="483275260">
          <w:marLeft w:val="0"/>
          <w:marRight w:val="0"/>
          <w:marTop w:val="0"/>
          <w:marBottom w:val="0"/>
          <w:divBdr>
            <w:top w:val="none" w:sz="0" w:space="0" w:color="auto"/>
            <w:left w:val="none" w:sz="0" w:space="0" w:color="auto"/>
            <w:bottom w:val="none" w:sz="0" w:space="0" w:color="auto"/>
            <w:right w:val="none" w:sz="0" w:space="0" w:color="auto"/>
          </w:divBdr>
        </w:div>
        <w:div w:id="512458651">
          <w:marLeft w:val="0"/>
          <w:marRight w:val="0"/>
          <w:marTop w:val="0"/>
          <w:marBottom w:val="0"/>
          <w:divBdr>
            <w:top w:val="none" w:sz="0" w:space="0" w:color="auto"/>
            <w:left w:val="none" w:sz="0" w:space="0" w:color="auto"/>
            <w:bottom w:val="none" w:sz="0" w:space="0" w:color="auto"/>
            <w:right w:val="none" w:sz="0" w:space="0" w:color="auto"/>
          </w:divBdr>
        </w:div>
        <w:div w:id="709840010">
          <w:marLeft w:val="0"/>
          <w:marRight w:val="0"/>
          <w:marTop w:val="0"/>
          <w:marBottom w:val="0"/>
          <w:divBdr>
            <w:top w:val="none" w:sz="0" w:space="0" w:color="auto"/>
            <w:left w:val="none" w:sz="0" w:space="0" w:color="auto"/>
            <w:bottom w:val="none" w:sz="0" w:space="0" w:color="auto"/>
            <w:right w:val="none" w:sz="0" w:space="0" w:color="auto"/>
          </w:divBdr>
        </w:div>
        <w:div w:id="854227960">
          <w:marLeft w:val="0"/>
          <w:marRight w:val="0"/>
          <w:marTop w:val="0"/>
          <w:marBottom w:val="0"/>
          <w:divBdr>
            <w:top w:val="none" w:sz="0" w:space="0" w:color="auto"/>
            <w:left w:val="none" w:sz="0" w:space="0" w:color="auto"/>
            <w:bottom w:val="none" w:sz="0" w:space="0" w:color="auto"/>
            <w:right w:val="none" w:sz="0" w:space="0" w:color="auto"/>
          </w:divBdr>
        </w:div>
        <w:div w:id="1127551714">
          <w:marLeft w:val="0"/>
          <w:marRight w:val="0"/>
          <w:marTop w:val="0"/>
          <w:marBottom w:val="0"/>
          <w:divBdr>
            <w:top w:val="none" w:sz="0" w:space="0" w:color="auto"/>
            <w:left w:val="none" w:sz="0" w:space="0" w:color="auto"/>
            <w:bottom w:val="none" w:sz="0" w:space="0" w:color="auto"/>
            <w:right w:val="none" w:sz="0" w:space="0" w:color="auto"/>
          </w:divBdr>
        </w:div>
        <w:div w:id="1208100215">
          <w:marLeft w:val="0"/>
          <w:marRight w:val="0"/>
          <w:marTop w:val="0"/>
          <w:marBottom w:val="0"/>
          <w:divBdr>
            <w:top w:val="none" w:sz="0" w:space="0" w:color="auto"/>
            <w:left w:val="none" w:sz="0" w:space="0" w:color="auto"/>
            <w:bottom w:val="none" w:sz="0" w:space="0" w:color="auto"/>
            <w:right w:val="none" w:sz="0" w:space="0" w:color="auto"/>
          </w:divBdr>
        </w:div>
        <w:div w:id="1221525519">
          <w:marLeft w:val="0"/>
          <w:marRight w:val="0"/>
          <w:marTop w:val="0"/>
          <w:marBottom w:val="0"/>
          <w:divBdr>
            <w:top w:val="none" w:sz="0" w:space="0" w:color="auto"/>
            <w:left w:val="none" w:sz="0" w:space="0" w:color="auto"/>
            <w:bottom w:val="none" w:sz="0" w:space="0" w:color="auto"/>
            <w:right w:val="none" w:sz="0" w:space="0" w:color="auto"/>
          </w:divBdr>
        </w:div>
        <w:div w:id="1773937072">
          <w:marLeft w:val="0"/>
          <w:marRight w:val="0"/>
          <w:marTop w:val="0"/>
          <w:marBottom w:val="0"/>
          <w:divBdr>
            <w:top w:val="none" w:sz="0" w:space="0" w:color="auto"/>
            <w:left w:val="none" w:sz="0" w:space="0" w:color="auto"/>
            <w:bottom w:val="none" w:sz="0" w:space="0" w:color="auto"/>
            <w:right w:val="none" w:sz="0" w:space="0" w:color="auto"/>
          </w:divBdr>
        </w:div>
        <w:div w:id="1785926025">
          <w:marLeft w:val="0"/>
          <w:marRight w:val="0"/>
          <w:marTop w:val="0"/>
          <w:marBottom w:val="0"/>
          <w:divBdr>
            <w:top w:val="none" w:sz="0" w:space="0" w:color="auto"/>
            <w:left w:val="none" w:sz="0" w:space="0" w:color="auto"/>
            <w:bottom w:val="none" w:sz="0" w:space="0" w:color="auto"/>
            <w:right w:val="none" w:sz="0" w:space="0" w:color="auto"/>
          </w:divBdr>
        </w:div>
        <w:div w:id="1875192739">
          <w:marLeft w:val="0"/>
          <w:marRight w:val="0"/>
          <w:marTop w:val="0"/>
          <w:marBottom w:val="0"/>
          <w:divBdr>
            <w:top w:val="none" w:sz="0" w:space="0" w:color="auto"/>
            <w:left w:val="none" w:sz="0" w:space="0" w:color="auto"/>
            <w:bottom w:val="none" w:sz="0" w:space="0" w:color="auto"/>
            <w:right w:val="none" w:sz="0" w:space="0" w:color="auto"/>
          </w:divBdr>
        </w:div>
        <w:div w:id="1878732895">
          <w:marLeft w:val="0"/>
          <w:marRight w:val="0"/>
          <w:marTop w:val="0"/>
          <w:marBottom w:val="0"/>
          <w:divBdr>
            <w:top w:val="none" w:sz="0" w:space="0" w:color="auto"/>
            <w:left w:val="none" w:sz="0" w:space="0" w:color="auto"/>
            <w:bottom w:val="none" w:sz="0" w:space="0" w:color="auto"/>
            <w:right w:val="none" w:sz="0" w:space="0" w:color="auto"/>
          </w:divBdr>
        </w:div>
        <w:div w:id="1937899633">
          <w:marLeft w:val="0"/>
          <w:marRight w:val="0"/>
          <w:marTop w:val="0"/>
          <w:marBottom w:val="0"/>
          <w:divBdr>
            <w:top w:val="none" w:sz="0" w:space="0" w:color="auto"/>
            <w:left w:val="none" w:sz="0" w:space="0" w:color="auto"/>
            <w:bottom w:val="none" w:sz="0" w:space="0" w:color="auto"/>
            <w:right w:val="none" w:sz="0" w:space="0" w:color="auto"/>
          </w:divBdr>
        </w:div>
        <w:div w:id="1970896235">
          <w:marLeft w:val="0"/>
          <w:marRight w:val="0"/>
          <w:marTop w:val="0"/>
          <w:marBottom w:val="0"/>
          <w:divBdr>
            <w:top w:val="none" w:sz="0" w:space="0" w:color="auto"/>
            <w:left w:val="none" w:sz="0" w:space="0" w:color="auto"/>
            <w:bottom w:val="none" w:sz="0" w:space="0" w:color="auto"/>
            <w:right w:val="none" w:sz="0" w:space="0" w:color="auto"/>
          </w:divBdr>
        </w:div>
        <w:div w:id="2048604005">
          <w:marLeft w:val="0"/>
          <w:marRight w:val="0"/>
          <w:marTop w:val="0"/>
          <w:marBottom w:val="0"/>
          <w:divBdr>
            <w:top w:val="none" w:sz="0" w:space="0" w:color="auto"/>
            <w:left w:val="none" w:sz="0" w:space="0" w:color="auto"/>
            <w:bottom w:val="none" w:sz="0" w:space="0" w:color="auto"/>
            <w:right w:val="none" w:sz="0" w:space="0" w:color="auto"/>
          </w:divBdr>
        </w:div>
      </w:divsChild>
    </w:div>
    <w:div w:id="1602949327">
      <w:bodyDiv w:val="1"/>
      <w:marLeft w:val="0"/>
      <w:marRight w:val="0"/>
      <w:marTop w:val="0"/>
      <w:marBottom w:val="0"/>
      <w:divBdr>
        <w:top w:val="none" w:sz="0" w:space="0" w:color="auto"/>
        <w:left w:val="none" w:sz="0" w:space="0" w:color="auto"/>
        <w:bottom w:val="none" w:sz="0" w:space="0" w:color="auto"/>
        <w:right w:val="none" w:sz="0" w:space="0" w:color="auto"/>
      </w:divBdr>
    </w:div>
    <w:div w:id="1610969148">
      <w:bodyDiv w:val="1"/>
      <w:marLeft w:val="0"/>
      <w:marRight w:val="0"/>
      <w:marTop w:val="0"/>
      <w:marBottom w:val="0"/>
      <w:divBdr>
        <w:top w:val="none" w:sz="0" w:space="0" w:color="auto"/>
        <w:left w:val="none" w:sz="0" w:space="0" w:color="auto"/>
        <w:bottom w:val="none" w:sz="0" w:space="0" w:color="auto"/>
        <w:right w:val="none" w:sz="0" w:space="0" w:color="auto"/>
      </w:divBdr>
    </w:div>
    <w:div w:id="1831360629">
      <w:bodyDiv w:val="1"/>
      <w:marLeft w:val="0"/>
      <w:marRight w:val="0"/>
      <w:marTop w:val="0"/>
      <w:marBottom w:val="0"/>
      <w:divBdr>
        <w:top w:val="none" w:sz="0" w:space="0" w:color="auto"/>
        <w:left w:val="none" w:sz="0" w:space="0" w:color="auto"/>
        <w:bottom w:val="none" w:sz="0" w:space="0" w:color="auto"/>
        <w:right w:val="none" w:sz="0" w:space="0" w:color="auto"/>
      </w:divBdr>
      <w:divsChild>
        <w:div w:id="219439559">
          <w:marLeft w:val="0"/>
          <w:marRight w:val="0"/>
          <w:marTop w:val="0"/>
          <w:marBottom w:val="0"/>
          <w:divBdr>
            <w:top w:val="none" w:sz="0" w:space="0" w:color="auto"/>
            <w:left w:val="none" w:sz="0" w:space="0" w:color="auto"/>
            <w:bottom w:val="none" w:sz="0" w:space="0" w:color="auto"/>
            <w:right w:val="none" w:sz="0" w:space="0" w:color="auto"/>
          </w:divBdr>
        </w:div>
        <w:div w:id="309990370">
          <w:marLeft w:val="0"/>
          <w:marRight w:val="0"/>
          <w:marTop w:val="0"/>
          <w:marBottom w:val="0"/>
          <w:divBdr>
            <w:top w:val="none" w:sz="0" w:space="0" w:color="auto"/>
            <w:left w:val="none" w:sz="0" w:space="0" w:color="auto"/>
            <w:bottom w:val="none" w:sz="0" w:space="0" w:color="auto"/>
            <w:right w:val="none" w:sz="0" w:space="0" w:color="auto"/>
          </w:divBdr>
        </w:div>
        <w:div w:id="715397365">
          <w:marLeft w:val="0"/>
          <w:marRight w:val="0"/>
          <w:marTop w:val="0"/>
          <w:marBottom w:val="0"/>
          <w:divBdr>
            <w:top w:val="none" w:sz="0" w:space="0" w:color="auto"/>
            <w:left w:val="none" w:sz="0" w:space="0" w:color="auto"/>
            <w:bottom w:val="none" w:sz="0" w:space="0" w:color="auto"/>
            <w:right w:val="none" w:sz="0" w:space="0" w:color="auto"/>
          </w:divBdr>
        </w:div>
        <w:div w:id="1133407255">
          <w:marLeft w:val="0"/>
          <w:marRight w:val="0"/>
          <w:marTop w:val="0"/>
          <w:marBottom w:val="0"/>
          <w:divBdr>
            <w:top w:val="none" w:sz="0" w:space="0" w:color="auto"/>
            <w:left w:val="none" w:sz="0" w:space="0" w:color="auto"/>
            <w:bottom w:val="none" w:sz="0" w:space="0" w:color="auto"/>
            <w:right w:val="none" w:sz="0" w:space="0" w:color="auto"/>
          </w:divBdr>
        </w:div>
        <w:div w:id="1182815025">
          <w:marLeft w:val="0"/>
          <w:marRight w:val="0"/>
          <w:marTop w:val="0"/>
          <w:marBottom w:val="0"/>
          <w:divBdr>
            <w:top w:val="none" w:sz="0" w:space="0" w:color="auto"/>
            <w:left w:val="none" w:sz="0" w:space="0" w:color="auto"/>
            <w:bottom w:val="none" w:sz="0" w:space="0" w:color="auto"/>
            <w:right w:val="none" w:sz="0" w:space="0" w:color="auto"/>
          </w:divBdr>
        </w:div>
        <w:div w:id="1242174828">
          <w:marLeft w:val="0"/>
          <w:marRight w:val="0"/>
          <w:marTop w:val="0"/>
          <w:marBottom w:val="0"/>
          <w:divBdr>
            <w:top w:val="none" w:sz="0" w:space="0" w:color="auto"/>
            <w:left w:val="none" w:sz="0" w:space="0" w:color="auto"/>
            <w:bottom w:val="none" w:sz="0" w:space="0" w:color="auto"/>
            <w:right w:val="none" w:sz="0" w:space="0" w:color="auto"/>
          </w:divBdr>
        </w:div>
        <w:div w:id="1300920991">
          <w:marLeft w:val="0"/>
          <w:marRight w:val="0"/>
          <w:marTop w:val="0"/>
          <w:marBottom w:val="0"/>
          <w:divBdr>
            <w:top w:val="none" w:sz="0" w:space="0" w:color="auto"/>
            <w:left w:val="none" w:sz="0" w:space="0" w:color="auto"/>
            <w:bottom w:val="none" w:sz="0" w:space="0" w:color="auto"/>
            <w:right w:val="none" w:sz="0" w:space="0" w:color="auto"/>
          </w:divBdr>
        </w:div>
        <w:div w:id="1387797670">
          <w:marLeft w:val="0"/>
          <w:marRight w:val="0"/>
          <w:marTop w:val="0"/>
          <w:marBottom w:val="0"/>
          <w:divBdr>
            <w:top w:val="none" w:sz="0" w:space="0" w:color="auto"/>
            <w:left w:val="none" w:sz="0" w:space="0" w:color="auto"/>
            <w:bottom w:val="none" w:sz="0" w:space="0" w:color="auto"/>
            <w:right w:val="none" w:sz="0" w:space="0" w:color="auto"/>
          </w:divBdr>
        </w:div>
        <w:div w:id="1471048685">
          <w:marLeft w:val="0"/>
          <w:marRight w:val="0"/>
          <w:marTop w:val="0"/>
          <w:marBottom w:val="0"/>
          <w:divBdr>
            <w:top w:val="none" w:sz="0" w:space="0" w:color="auto"/>
            <w:left w:val="none" w:sz="0" w:space="0" w:color="auto"/>
            <w:bottom w:val="none" w:sz="0" w:space="0" w:color="auto"/>
            <w:right w:val="none" w:sz="0" w:space="0" w:color="auto"/>
          </w:divBdr>
        </w:div>
        <w:div w:id="1681858883">
          <w:marLeft w:val="0"/>
          <w:marRight w:val="0"/>
          <w:marTop w:val="0"/>
          <w:marBottom w:val="0"/>
          <w:divBdr>
            <w:top w:val="none" w:sz="0" w:space="0" w:color="auto"/>
            <w:left w:val="none" w:sz="0" w:space="0" w:color="auto"/>
            <w:bottom w:val="none" w:sz="0" w:space="0" w:color="auto"/>
            <w:right w:val="none" w:sz="0" w:space="0" w:color="auto"/>
          </w:divBdr>
        </w:div>
        <w:div w:id="1870290803">
          <w:marLeft w:val="0"/>
          <w:marRight w:val="0"/>
          <w:marTop w:val="0"/>
          <w:marBottom w:val="0"/>
          <w:divBdr>
            <w:top w:val="none" w:sz="0" w:space="0" w:color="auto"/>
            <w:left w:val="none" w:sz="0" w:space="0" w:color="auto"/>
            <w:bottom w:val="none" w:sz="0" w:space="0" w:color="auto"/>
            <w:right w:val="none" w:sz="0" w:space="0" w:color="auto"/>
          </w:divBdr>
        </w:div>
        <w:div w:id="1955598748">
          <w:marLeft w:val="0"/>
          <w:marRight w:val="0"/>
          <w:marTop w:val="0"/>
          <w:marBottom w:val="0"/>
          <w:divBdr>
            <w:top w:val="none" w:sz="0" w:space="0" w:color="auto"/>
            <w:left w:val="none" w:sz="0" w:space="0" w:color="auto"/>
            <w:bottom w:val="none" w:sz="0" w:space="0" w:color="auto"/>
            <w:right w:val="none" w:sz="0" w:space="0" w:color="auto"/>
          </w:divBdr>
        </w:div>
      </w:divsChild>
    </w:div>
    <w:div w:id="1945915239">
      <w:bodyDiv w:val="1"/>
      <w:marLeft w:val="0"/>
      <w:marRight w:val="0"/>
      <w:marTop w:val="0"/>
      <w:marBottom w:val="0"/>
      <w:divBdr>
        <w:top w:val="none" w:sz="0" w:space="0" w:color="auto"/>
        <w:left w:val="none" w:sz="0" w:space="0" w:color="auto"/>
        <w:bottom w:val="none" w:sz="0" w:space="0" w:color="auto"/>
        <w:right w:val="none" w:sz="0" w:space="0" w:color="auto"/>
      </w:divBdr>
      <w:divsChild>
        <w:div w:id="277030258">
          <w:marLeft w:val="0"/>
          <w:marRight w:val="0"/>
          <w:marTop w:val="0"/>
          <w:marBottom w:val="0"/>
          <w:divBdr>
            <w:top w:val="none" w:sz="0" w:space="0" w:color="auto"/>
            <w:left w:val="none" w:sz="0" w:space="0" w:color="auto"/>
            <w:bottom w:val="none" w:sz="0" w:space="0" w:color="auto"/>
            <w:right w:val="none" w:sz="0" w:space="0" w:color="auto"/>
          </w:divBdr>
        </w:div>
        <w:div w:id="1494029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resourcecenter.sebrands.com/af/email-marketing-5603718.html" TargetMode="External" Id="rId21" /><Relationship Type="http://schemas.openxmlformats.org/officeDocument/2006/relationships/image" Target="media/image12.png" Id="rId42" /><Relationship Type="http://schemas.openxmlformats.org/officeDocument/2006/relationships/diagramQuickStyle" Target="diagrams/quickStyle1.xml" Id="rId138"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image" Target="media/image20.png" Id="rId95" /><Relationship Type="http://schemas.openxmlformats.org/officeDocument/2006/relationships/image" Target="media/image5.png" Id="rId27" /><Relationship Type="http://schemas.openxmlformats.org/officeDocument/2006/relationships/image" Target="media/image16.png" Id="rId64" /><Relationship Type="http://schemas.openxmlformats.org/officeDocument/2006/relationships/hyperlink" Target="https://marketingcenter.sebrands.com/af/sproutloud?destination=%2Fmember%2Fcatalog%2Fcustom_ads%2Fdetail%2FPz_4iMa3nRci5nhIzjdlUvxtmCyF0fO5mF-_XHi9pxfTjH4knnjJw3NpQgpqeWqo%2FQcJYHrVdsu6XowNxpY9DG24pOxBzsFugmsWey6s-dzimfXDPrcRGK6eJRbQtUESd%2F9Cxd2LlV31L0YRvH1lQYeYjKehKWbeWnFzvvssYOXUlxQJ1Fapue59mkQjgt0bpD" TargetMode="External" Id="rId113" /><Relationship Type="http://schemas.openxmlformats.org/officeDocument/2006/relationships/diagramColors" Target="diagrams/colors1.xml" Id="rId139" /><Relationship Type="http://schemas.microsoft.com/office/2011/relationships/commentsExtended" Target="commentsExtended.xml" Id="rId12" /><Relationship Type="http://schemas.openxmlformats.org/officeDocument/2006/relationships/image" Target="media/image8.png" Id="rId33" /><Relationship Type="http://schemas.openxmlformats.org/officeDocument/2006/relationships/image" Target="media/image10.png" Id="rId38" /><Relationship Type="http://schemas.openxmlformats.org/officeDocument/2006/relationships/image" Target="media/image25.png" Id="rId124" /><Relationship Type="http://schemas.microsoft.com/office/2007/relationships/diagramDrawing" Target="diagrams/drawing1.xml" Id="rId140" /><Relationship Type="http://schemas.openxmlformats.org/officeDocument/2006/relationships/theme" Target="theme/theme1.xml" Id="rId14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3.png" Id="rId49" /><Relationship Type="http://schemas.openxmlformats.org/officeDocument/2006/relationships/hyperlink" Target="https://marketingcenter.sebrands.com/af/sproutloud?destination=%2Fmember%2Fcatalog%2Fcustom_ads%2Fdetail%2FUPwA5vavkSQfD4n5Yijnqv2DO6AVEw3awzIzAizG_oT8DGSR6S6cf-Z4tx_SpE3E%2FuXm5dy-_HJbL10tRFIBYqfQ8jYUtbSobn2MtTrtf7a_UEd0cdfrlMZdUps3JrU-H%2Fr-rGT3qKZiESZ6EEXIkqpLI-U8dNyI0u5Jo6u8XFcJOoMiuvPs_83zphoKZOUy88" TargetMode="External" Id="rId119" /><Relationship Type="http://schemas.openxmlformats.org/officeDocument/2006/relationships/image" Target="media/image15.png" Id="rId60" /><Relationship Type="http://schemas.microsoft.com/office/2016/09/relationships/commentsIds" Target="commentsIds.xml" Id="rId13" /><Relationship Type="http://schemas.openxmlformats.org/officeDocument/2006/relationships/image" Target="media/image3.png" Id="rId18" /><Relationship Type="http://schemas.openxmlformats.org/officeDocument/2006/relationships/image" Target="media/image14.png" Id="rId50" /><Relationship Type="http://schemas.openxmlformats.org/officeDocument/2006/relationships/hyperlink" Target="https://marketingcenter.sebrands.com/af/sproutloud?destination=%2Fmember%2Fcatalog%2Fcustom_ads%2Fdetail%2F0--p5olVRwpWbhAlgqiYAI-7HWzv9BPA-SBwD0HrqXWMSCtcHADj4iEbznLd1Ldv%2FQSHlXLtYn_Hy55VCtGL0oVfBTdTX0NKX8-PDG6Nme1IOhc2tADdp-ob4N_Sv5Dmx%2Fxlf9XyXPJ1EiQvTn8MqcZVRZ_QBXY97Ukyyff3r1chIi76LUD1IPbmOTujRIqdKM" TargetMode="External" Id="rId120" /><Relationship Type="http://schemas.openxmlformats.org/officeDocument/2006/relationships/header" Target="header1.xml" Id="rId14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7.png" Id="rId29" /><Relationship Type="http://schemas.openxmlformats.org/officeDocument/2006/relationships/image" Target="media/image23.png" Id="rId110" /><Relationship Type="http://schemas.openxmlformats.org/officeDocument/2006/relationships/diagramData" Target="diagrams/data1.xml" Id="rId136" /><Relationship Type="http://schemas.microsoft.com/office/2018/08/relationships/commentsExtensible" Target="commentsExtensible.xml" Id="rId14" /><Relationship Type="http://schemas.openxmlformats.org/officeDocument/2006/relationships/webSettings" Target="webSettings.xml" Id="rId8" /><Relationship Type="http://schemas.openxmlformats.org/officeDocument/2006/relationships/image" Target="media/image18.png" Id="rId72" /><Relationship Type="http://schemas.openxmlformats.org/officeDocument/2006/relationships/hyperlink" Target="https://marketingcenter.sebrands.com/af/sproutloud?destination=%2Fmember%2Fcatalog%2Fcustom_ads%2Fdetail%2F_Lh7DaT-MVnPF076ORfiJyhdjhapCA5RcTJS8pI2A2u32LhHUq-BLYfZ1MJSIRdP%2FtrWJCIiY-RlhH7sQX6ZPnRaQx_sitl7dBOiBhcLFLpjTGvxAOZQQMUfLQ5WoeGZq%2FNv27rU9ErNb1xET5f4Qjui1oDtSrEN4j_Vk7BmKvzBaWECUF1brRwX1F8miRA5D4%0A" TargetMode="External" Id="rId121" /><Relationship Type="http://schemas.openxmlformats.org/officeDocument/2006/relationships/footer" Target="footer1.xml" Id="rId142" /><Relationship Type="http://schemas.openxmlformats.org/officeDocument/2006/relationships/customXml" Target="../customXml/item3.xml" Id="rId3" /><Relationship Type="http://schemas.openxmlformats.org/officeDocument/2006/relationships/diagramLayout" Target="diagrams/layout1.xml" Id="rId137" /><Relationship Type="http://schemas.openxmlformats.org/officeDocument/2006/relationships/hyperlink" Target="https://marketingcenter.sebrands.com/af/sproutloud?destination=%2Fmember%2Fcatalog%2Fcustom_ads%2Fdetail%2F9jhoOd6nfuC3doo3OKlilBAFxAvrHURn7Po-bs1FCMAGwSx_sBKBI5ro_giCc3fh%2FkbvWFzBK-SsR12M1Y-6zaQ_0FT9Mkvyd9TFE0LZcel2U065gDgNiLRKXa8gQMdso%2FxDIbwQIX8PrfYZ5kvoS8T6PNzo3o8n8PaO2CNiWP-7yMCohmYktmjXeh3SGPhu-e" TargetMode="External" Id="rId111" /><Relationship Type="http://schemas.openxmlformats.org/officeDocument/2006/relationships/image" Target="media/image22.png" Id="rId106" /><Relationship Type="http://schemas.openxmlformats.org/officeDocument/2006/relationships/endnotes" Target="endnotes.xml" Id="rId10" /><Relationship Type="http://schemas.openxmlformats.org/officeDocument/2006/relationships/image" Target="media/image19.png" Id="rId94" /><Relationship Type="http://schemas.openxmlformats.org/officeDocument/2006/relationships/fontTable" Target="fontTable.xml" Id="rId14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7.png" Id="rId68" /><Relationship Type="http://schemas.openxmlformats.org/officeDocument/2006/relationships/hyperlink" Target="https://marketingcenter.sebrands.com/af/sproutloud?destination=%2Fmember%2Fcatalog%2Fcustom_ads%2Fdetail%2FPQIDkzuwNrWZTQw8sys8PqY73BmcKaa_y1rOyyonMVbKGTrYXEbccuq0tXsCUDWX%2F0y_B4l16uz68389TBCjlDrEAXkqdBYoqPye4KfDI2znPyh9lMCPu6pCH0eWLEmKS%2FSycE18lXvn1ZgZqng8lAWiUuj3OaTOqFcKDH5qPkt_y61r9FFSFUz16NfPuepoJF" TargetMode="External" Id="rId112" /><Relationship Type="http://schemas.openxmlformats.org/officeDocument/2006/relationships/image" Target="media/image21.png" Id="rId102" /><Relationship Type="http://schemas.microsoft.com/office/2011/relationships/people" Target="people.xml" Id="rId144" /><Relationship Type="http://schemas.openxmlformats.org/officeDocument/2006/relationships/hyperlink" Target="https://resourcecenter.sebrands.com/af/plan-execute-your-grand-opening-event-103749775.html" TargetMode="External" Id="Rafb12e40f3b24db4" /><Relationship Type="http://schemas.openxmlformats.org/officeDocument/2006/relationships/hyperlink" Target="https://resourcecenter.sebrands.com/af/display-offers-announcements-on-your-club-website-66002.html" TargetMode="External" Id="Rcac5eac107664ad7" /><Relationship Type="http://schemas.microsoft.com/office/2020/10/relationships/intelligence" Target="intelligence2.xml" Id="R68d310011708450a" /><Relationship Type="http://schemas.openxmlformats.org/officeDocument/2006/relationships/hyperlink" Target="https://marketingcenter.sebrands.com/af/sproutloud?destination=%2Fmember%2Fcatalog%2Fcustom_ads%2Fdetail%2FLXpYyyonDqXjifT6Cha5No4yEb6S5-FBg5R1pMZ-z0KYHrMCGTwRj_uI-tyBstkg%2FHZct25FrPtYNaRnKOCAufiZQbguqn8cJIcD5ONHMDZprbA20BaUtiLoqJUQAjLsO%2FbX4jd3YZgf-CuSwpC7z1AYZZgcT_HTmaZ8qiQ_je43UAJcyh82kiHkuo2qi5JVP7" TargetMode="External" Id="R9d17c53c24454fe1"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vZYczIlm%2FUXdFclR5VWlPcEFzRGZHaEprTHpYY1ZiTm1Rd0VyVHlV2LA63dXEoxuRur0nfpoy%3Ffrom%3DKtJq8sXcCOe-FIGhlbmJ3mmAw-jDi0roYWrCgdiaxL2gOC399g2a8MtnhzDwChvcDe0G0ULHHfzT9BC7fM22MVecAr7wMo9vDboE9RB0qxX8ghXU933xpPn_sFNpK_2KdgueI4NTbmXMwvleSNmI74znhlu3ipxGu5BtDt96d_2PiyIigw1UwQ%253D%253D%26width%3D%26height%3D" TargetMode="External" Id="R3b3a84794f2446b9"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mWqLHYWejuP3v7JFx%2FUXdFclR5VWlPcEFzRGZHaEprTHpYY1ZiTm1Rd0VyVHlV2LA7UMHBcovMxKvqVJaY%3Ffrom%3DqYBMLp-f30qfd5QhErXIxETp5X5_09AScE38o_el__iGKQgyLQo5Zz0vZ7ObWXDOqQuKVFc7U_TytilLCQjZXSQndVG_uQSvsybOtsDVSkTPAkE95dD8wX0ihsIF3Ty4gRAEYOWNbEjvsIp19pa5wx0NjGazysnQpuKTCizbDOwukGm9MisCag%253D%253D" TargetMode="External" Id="R41676f2183de4008" /><Relationship Type="http://schemas.openxmlformats.org/officeDocument/2006/relationships/hyperlink" Target="https://marketingcenter.sebrands.com/af/sproutloud?destination=/member/catalog/custom_ads/detail/UXdFclR5VWlPcEFzRGZHaEprTHpYY1ZiTm1Rd0VyVHlAsgqvZNhi4LhukLS1a4zU/UXdFclR5VWlPcEFzRGZHaEprTHpYY1ZiTm1Rd0VyVHlV1ECnrvQ_7aK4uVgME_iy/UXdFclR5VWlPcEFzRGZHaEprTHpYY1ZiTm1Rd0VyVHlV2LA63dXEoxuRvqXSezex?from=KtJq8sXcCOe-FIGhlbmJ3mmAw-jDi0roYWrCgdiaxL2gOC399g2a8MtnhzDwChvcDe0G0ULHHfzT9BC7fM22MVecAr7wMo9vDboE9RB0qxX8ghXU933xpPn_sFNpK_2KdgueI4NTbmXMwvleSNmI74znhlu3ipxGu5BtDt96d_2PiyIigw1UwQ%3D%3D&amp;width=&amp;height=" TargetMode="External" Id="R9a146d83ee314a12"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5ReTn-mCO%2FUXdFclR5VWlPcEFzRGZHaEprTHpYY1ZiTm1Rd0VyVHlV2LA63dXEoxuQnhbP7LEY%3Ffrom%3Ds5Mlhhm308HKu4lanTkJ9f61EGUw-C6uTlguQWWZhTnVLr8QIDwhO-noRZEhngW9a8LPQEGVvviMdswS5P3ZjRs-GrcwVKfVxd0MI73PkV52QZBP90W4twlT2IYDeBRZSlRJuNVLi--bY3olobpt_aJ-Uo2Ijw0uV63uVxplH23_j9QIY27PFg%253D%253D%26width%3D%26height%3D" TargetMode="External" Id="R4675ac48e40e4f98"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5ReTn-mCO%2FUXdFclR5VWlPcEFzRGZHaEprTHpYY1ZiTm1Rd0VyVHlV2LA63dXEoxuQnhbP7LEY%3Ffrom%3Ds5Mlhhm308HKu4lanTkJ9f61EGUw-C6uTlguQWWZhTnVLr8QIDwhO-noRZEhngW9a8LPQEGVvviMdswS5P3ZjRs-GrcwVKfVxd0MI73PkV52QZBP90W4twlT2IYDeBRZSlRJuNVLi--bY3olobpt_aJ-Uo2Ijw0uV63uVxplH23_j9QIY27PFg%253D%253D%26width%3D%26height%3D" TargetMode="External" Id="R8c2898b07eb04643" /><Relationship Type="http://schemas.openxmlformats.org/officeDocument/2006/relationships/hyperlink" Target="https://marketingcenter.sebrands.com/af/sproutloud?destination=member%2Fcatalog%2Fcustom_ads%2Fdetail%2FUXdFclR5VWlPcEFzRGZHaEprTHpYY1ZiTm1Rd0VyVHlAsgqvZNhi4LhukLS1a4zU%2FUXdFclR5VWlPcEFzRGZHaEprTHpYY1ZiTm1Rd0VyVHlV1ECmWqLHYWegnr-OuB36%2FUXdFclR5VWlPcEFzRGZHaEprTHpYY1ZiTm1Rd0VyVHlV2LA7UMHBcovPGLi69Jl1%3Ffrom%3DBxcHnYCj1P9MoMP63hcSXvEU5xDORoICafBz6xvxfDHffzGi3LmtdMyWvnijzesLPq80htGUywYh9MSrCoNOXfKQmwasVoaK7Tpb4psNl9nS2SWhG-Nnf3fZdTTcMwciwZBqx8S1NIRyg2ljK8B2oH0_jlmbT6PHGqbMo4gqEgvZwiSMQtekeA%253D%253D" TargetMode="External" Id="Rb7d21dd673a645fd"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vZgAkC4s%2FUXdFclR5VWlPcEFzRGZHaEprTHpYY1ZiTm1Rd0VyVHlV2LA63dXEoxuRurMdMloz%3Ffrom%3DGtfrIfJDI8t5gD86MC0Tbwk5tHkpSpOeRiBbHIt4o6DChC2ly4w6gloFun5KEeSAFuLFO4e_dz9CTeFHIT1fmrp6oC9NjCraRTfpVPFQsCY39iKC0pUGRwB58IapGpYHV73fI3EPUbe0yGvyEu1tg0aaDt_BYsyXjHXsn3aEERHzNGxATfhHxA%253D%253D%26width%3D%26height%3D" TargetMode="External" Id="R0bd3f0d7fca6411c" /><Relationship Type="http://schemas.openxmlformats.org/officeDocument/2006/relationships/hyperlink" Target="https://marketingcenter.sebrands.com/af/sproutloud?destination=%2Fmember%2Fcatalog%2Fcustom_ads%2Fdetail%2FfnD4_CPn6r0yQHmtHZetPeX0W-h6IhNrZvgIHxIWoxX_4tDINAbSHD-mZEqUABM_%2F3qasMA9Vk3W53nfflQU1UlXhsng45jnMAkihpIpYaZQ6F9F0E89BA2Qzd_p3htxZ%2FJJGKWsvj2Yo1Mv5aIg_3k3KZZL3NbTRdF6d4DCX7NEORScYaUoOx2wm7f16HPVKn" TargetMode="External" Id="Rab0dddeb7e2d4ff9"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uzGObjpQ%2FUXdFclR5VWlPcEFzRGZHaEprTHpYY1ZiTm1Rd0VyVHlV2LA63dXEoxuRvAifseUg%3Ffrom%3DuXj7zwxw4U-M0ADqc-fpaDkMXyK1-M1PKDGBP-nZuCiT9yuv4ZogMidS9qSELInGxsfN2ZKdETOhntJWvvI7SbwabxzKzat9UF15FVA3p-LDWEKf1GTafhp1dKD81WEmaGmXHfy-Ecwuh1lylDx71U_KEfR4By4ybJbn75feXJtpctQIDAK4GQ%253D%253D%26width%3D%26height%3D" TargetMode="External" Id="Rd6aea40d9cb04eb9" /><Relationship Type="http://schemas.openxmlformats.org/officeDocument/2006/relationships/hyperlink" Target="https://marketingcenter.sebrands.com/af/sproutloud?destination=%2Fmember%2Fcatalog%2Fcustom_ads%2Fdetail%2FafzU8a6Vza6hN6KmufGuzpnd_5ObLK5V6IcJUoTwg6jZiU_UDV248v7ZvW_ZHKJk%2FRV0sB6CzfBNlSrIY68QMRwCysLQ0bg1qMH4u-yfGtz5bQRlvcwd7VAo-iwxVqFRE%2F5vFWdG915h2ZRl-Eu3tViPV_TTIT4Y2yUeUgBweNu4DPgpIt3-1Ea0QS5IJLcCrS" TargetMode="External" Id="R4c99a7aa223f4596"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uOqvUvx9%2FUXdFclR5VWlPcEFzRGZHaEprTHpYY1ZiTm1Rd0VyVHlV2LA63dXEoxuRv9Akaw5J%3Ffrom%3DuXj7zwxw4U-M0ADqc-fpaDkMXyK1-M1PKDGBP-nZuCiT9yuv4ZogMidS9qSELInGxsfN2ZKdETOhntJWvvI7SbwabxzKzat9UF15FVA3p-LDWEKf1GTafhp1dKD81WEmaGmXHfy-Ecwuh1lylDx71U_KEfR4By4ybJbn75feXJtpctQIDAK4GQ%253D%253D%26width%3D%26height%3D" TargetMode="External" Id="R5df584b0ca974e65" /><Relationship Type="http://schemas.openxmlformats.org/officeDocument/2006/relationships/hyperlink" Target="https://marketingcenter.sebrands.com/af/sproutloud?destination=%2Fmember%2Fcatalog%2Fcustom_ads%2Fdetail%2F_UEne-Jyt_h43imeuq5HXnXm2InZXul6DGbpWsbJi0Q3giCEEcXIzQXNszrwk2KS%2FLoYoKz5GnF0MQlJCkada75fCVWavDFhDvy2L9T-WXM7ItopNshchigxOMr_ONAzT%2FALYWzext9RF6mlTlKOaHZ-KE3WL9_6OgWEwa_rjDbF_F-pVJFxnLlHBwml9h_xov" TargetMode="External" Id="R71000575c2124b92"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uzMpH-xf%2FUXdFclR5VWlPcEFzRGZHaEprTHpYY1ZiTm1Rd0VyVHlV2LA63dXEoxuRvAoyCxWc%3Ffrom%3DuXj7zwxw4U-M0ADqc-fpaDkMXyK1-M1PKDGBP-nZuCiT9yuv4ZogMidS9qSELInGxsfN2ZKdETOhntJWvvI7SbwabxzKzat9UF15FVA3p-LDWEKf1GTafhp1dKD81WEmaGmXHfy-Ecwuh1lylDx71U_KEfR4By4ybJbn75feXJtpctQIDAK4GQ%253D%253D%26width%3D%26height%3D" TargetMode="External" Id="R8f949ef3753245c3" /><Relationship Type="http://schemas.openxmlformats.org/officeDocument/2006/relationships/hyperlink" Target="https://marketingcenter.sebrands.com/af/sproutloud?destination=%2Fmember%2Fcatalog%2Fcustom_ads%2Fdetail%2FXRtACImUomEUSHVLDyePe7gnU7kV2KI024aXbPW8gR0glyssrBMisD-qoltV5o4k%2F0UxoC_2P3Xj76ALZ7JiLSXx9NVZuk7-JBt8oBQW5DpRYrcoXlqPqN4LaRa8LeAC1%2FDVQLgNC_ut00LkPZ9Pzyw6x3IRM0HjSGQhHNW8Aoc1fwgsqAwitIlp7HQPxamsE7" TargetMode="External" Id="R925045c1b60c4fd8" /><Relationship Type="http://schemas.openxmlformats.org/officeDocument/2006/relationships/hyperlink" Target="https://marketingcenter.sebrands.com/af/sproutloud?destination=/member/catalog/custom_ads/detail/UXdFclR5VWlPcEFzRGZHaEprTHpYY1ZiTm1Rd0VyVHlAsgqvZNhi4LhukLS1a4zU/UXdFclR5VWlPcEFzRGZHaEprTHpYY1ZiTm1Rd0VyVHlV1ECnrvQ_7aK4uzDhkkU5/UXdFclR5VWlPcEFzRGZHaEprTHpYY1ZiTm1Rd0VyVHlV2LA63dXEoxuRvAmhxo_s?from=uXj7zwxw4U-M0ADqc-fpaDkMXyK1-M1PKDGBP-nZuCiT9yuv4ZogMidS9qSELInGxsfN2ZKdETOhntJWvvI7SbwabxzKzat9UF15FVA3p-LDWEKf1GTafhp1dKD81WEmaGmXHfy-Ecwuh1lylDx71U_KEfR4By4ybJbn75feXJtpctQIDAK4GQ%3D%3D&amp;width=&amp;height=" TargetMode="External" Id="R753519f1216349de" /><Relationship Type="http://schemas.openxmlformats.org/officeDocument/2006/relationships/hyperlink" Target="https://marketingcenter.sebrands.com/af/sproutloud?destination=%2Fmember%2Fcatalog%2Fcustom_ads%2Fdetail%2F-TmVsK9yISvYZ0K17CNZpeSL9_iS033uQnyTl0pKSK8T0oXZLjsHnI8w7qa7WFh3%2FNSk2itm0IGMl_dZCPOwE8tO2rnco_bpvby2Zdx45MB9cb0I1izKU-eZjbC4W1qxp%2F97zQaeyWNAAzwHOF826JC1i_LC-wg4pMt7Alji4tRGn2Ek1U_wJ73JkNCdpyr2XS" TargetMode="External" Id="Rdc4d3a0016ce45cc"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uVgME_iy%2FUXdFclR5VWlPcEFzRGZHaEprTHpYY1ZiTm1Rd0VyVHlV2LA63dXEoxuRvqXSezex%3Ffrom%3DuXj7zwxw4U-M0ADqc-fpaDkMXyK1-M1PKDGBP-nZuCiT9yuv4ZogMidS9qSELInGxsfN2ZKdETOhntJWvvI7SbwabxzKzat9UF15FVA3p-LDWEKf1GTafhp1dKD81WEmaGmXHfy-Ecwuh1lylDx71U_KEfR4By4ybJbn75feXJtpctQIDAK4GQ%253D%253D%26width%3D%26height%3D" TargetMode="External" Id="Re26a6070134f400c" /><Relationship Type="http://schemas.openxmlformats.org/officeDocument/2006/relationships/hyperlink" Target="https://marketingcenter.sebrands.com/af/sproutloud?destination=%2Fmember%2Fcatalog%2Fcustom_ads%2Fdetail%2FLi_pyxZvK2hrhMnNrL-9ig9R-iPzspa1lWJqjUznqVy1dBDc16uBdZrbkJOVwV1a%2FY6o1QBdHsNlxfdZfMFcGyjwmoiePKuyKfL8gh8OL1XERFQ-Sm0gn_1NiVBcQor-7%2FqkT8cvUwI1UmvX2fMX55Snsiwgm1WT8JucoceABiBYuBxVjvJV7h0hnvqCtneDM3" TargetMode="External" Id="R880b5cd1366e4e18"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uVs5m3x0%2FUXdFclR5VWlPcEFzRGZHaEprTHpYY1ZiTm1Rd0VyVHlV2LA63dXEoxuRvqZorwI3%3Ffrom%3D2-JYsVMpZR4orGoBvj2tNh_H5xHCm63cPn2-eiArDpsSWw4gUl3ULPTD87OD2mey0j-LJoz77RcFdxduWROX_2IVzuHE34AiwFOOwTeBDfjBoqpXrHMwTsTwWwYpq9XMhMSCed7XAgdgmAULZ_4rJfK9RmFXmeWsmsk_RvYOq2YMI0RwPMWBug%253D%253D%26width%3D%26height%3D" TargetMode="External" Id="R8f23b6be534e46ec" /><Relationship Type="http://schemas.openxmlformats.org/officeDocument/2006/relationships/hyperlink" Target="https://marketingcenter.sebrands.com/af/sproutloud?destination=%2Fmember%2Fcatalog%2Fcustom_ads%2Fdetail%2F1WfIyhbbBdo2jDIQz3qaYGzqZoameACRXC1iqGgU1vQZ9J7wDZ7r58Z6PFphzlLC%2Fx_q3NpnUXUiNq9-dQ5ZKoYz96xEz12mmL6esVSJDyxgpJS2oZXMd-L1CK4M8mBoV%2Fbf2PNQMITGEodqrfA2BJDgrtkOIB8Cv0rTaqc3GMwk8f0MMb6-BcWmp3xcAz11sQ" TargetMode="External" Id="Red0f719abb8a49da"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uzGJFWcW%2FUXdFclR5VWlPcEFzRGZHaEprTHpYY1ZiTm1Rd0VyVHlV2LA63dXEoxuRvAiYMrvC%3Ffrom%3D2-JYsVMpZR4orGoBvj2tNh_H5xHCm63cPn2-eiArDpsSWw4gUl3ULPTD87OD2mey0j-LJoz77RcFdxduWROX_2IVzuHE34AiwFOOwTeBDfjBoqpXrHMwTsTwWwYpq9XMhMSCed7XAgdgmAULZ_4rJfK9RmFXmeWsmsk_RvYOq2YMI0RwPMWBug%253D%253D%26width%3D%26height%3D" TargetMode="External" Id="Rb211b306d22a48da" /><Relationship Type="http://schemas.openxmlformats.org/officeDocument/2006/relationships/hyperlink" Target="https://marketingcenter.sebrands.com/af/sproutloud?destination=%2Fmember%2Fcatalog%2Fcustom_ads%2Fdetail%2FNjeVeQBGvpjmcLU7M9QhXtkYZExhx7TLs15PlRdWzgCFMsph4abN_C3TjUTSQD85%2FoRmTIobzcZflek0rG6yjwI3TzdlqHmaFS9MJI0GaPapblXBUIOklJV89upc-l2AY%2FwhkDWXMg7LGPOBsZtsMinssSWuEFeJE_p44qAAfCk0d_grz_Gxu9In7DNJmwTuQR" TargetMode="External" Id="R0c0989a6914240f5"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uOqhtsvC%2FUXdFclR5VWlPcEFzRGZHaEprTHpYY1ZiTm1Rd0VyVHlV2LA63dXEoxuRv9AqEx3k%3Ffrom%3D2-JYsVMpZR4orGoBvj2tNh_H5xHCm63cPn2-eiArDpsSWw4gUl3ULPTD87OD2mey0j-LJoz77RcFdxduWROX_2IVzuHE34AiwFOOwTeBDfjBoqpXrHMwTsTwWwYpq9XMhMSCed7XAgdgmAULZ_4rJfK9RmFXmeWsmsk_RvYOq2YMI0RwPMWBug%253D%253D%26width%3D%26height%3D" TargetMode="External" Id="R5d22257c42044a92" /><Relationship Type="http://schemas.openxmlformats.org/officeDocument/2006/relationships/hyperlink" Target="https://marketingcenter.sebrands.com/af/sproutloud?destination=%2Fmember%2Fcatalog%2Fcustom_ads%2Fdetail%2FYbZqzTHgVfK8FOqiJWqGUd6dSR1fid8TZ5GeUF6tc9AEIv1eq1ZLtxh1_yGsEWzG%2F9nSzfXou3rJcwNW6eaaopddJ0NqV1GcuEJBq2Vbj7HhawlK_TOTyjPzPekjktbE_%2F09ff7hxKs6hbKmnB0lVG9Wb6p8lP7-3CHTUTXghWw7XfZij4_wxdJiKWC2iKocpu" TargetMode="External" Id="R94c620eec8a2458a" /><Relationship Type="http://schemas.openxmlformats.org/officeDocument/2006/relationships/image" Target="/media/image1e.png" Id="rId2059671201" /><Relationship Type="http://schemas.openxmlformats.org/officeDocument/2006/relationships/image" Target="/media/image1f.png" Id="rId1774487123" /><Relationship Type="http://schemas.openxmlformats.org/officeDocument/2006/relationships/image" Target="/media/image20.png" Id="rId713356879" /><Relationship Type="http://schemas.openxmlformats.org/officeDocument/2006/relationships/hyperlink" Target="https://resourcecenter.sebrands.com/af/methods-mediums-of-marketing-5605032.html" TargetMode="External" Id="R59414a71e29c46dd" /><Relationship Type="http://schemas.openxmlformats.org/officeDocument/2006/relationships/image" Target="/media/image21.png" Id="rId1293097199"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h8O-tAZAwWEXNOldp%2FUXdFclR5VWlPcEFzRGZHaEprTHpYY1ZiTm1Rd0VyVHlV2LA8pWk2XyxZWR3V8wMj%3Ffrom%3Dz-J24JISoSjH0AfiUP6CyoYcRwZzzUzbM0b9APO5g1Yjzz_ilGetVjDfFJvKWHegSuzG76dDih_D7Zc2yrl_VkM5TP4qaILf2fK8vDIzRzsOFwKG3q0KXdNmhT7eXDTqb0qtQTAxfeGkK3fGiRaw0_YvpmZ9cX-DpNTpYgzE26yUopR_bB1jyg%253D%253D" TargetMode="External" Id="Rb0559a3d94eb498c" /><Relationship Type="http://schemas.openxmlformats.org/officeDocument/2006/relationships/image" Target="/media/image22.png" Id="rId1545836360" /><Relationship Type="http://schemas.openxmlformats.org/officeDocument/2006/relationships/hyperlink" Target="https://marketingcenter.sebrands.com/af/sproutloud?destination=%2Fmember%2Fcatalog%2Fcustom_ads%2Fdetail%2FLMoFQvUg944AlnnxSZUS8mgOqBdmLgsEoxPsIlSjITERpXnaxPfGdXf78yVZAVnj%2FJ853xieDN55fphvlOiaJIlDjICTbHoLWIfY0VG08lh12zAyLzRV6BHOdBiu0j1Dh%2F3yPv6QZV3WvJssYa9DPg5ZiexbuAwzAh2UVaqCg196CNSm2Qr3P8gpc2IEBOwl81" TargetMode="External" Id="Rcef95c149c084618" /><Relationship Type="http://schemas.openxmlformats.org/officeDocument/2006/relationships/hyperlink" Target="https://marketingcenter.sebrands.com/af/sproutloud?destination=%2Fmember%2Fcatalog%2Fcustom_ads%2Fdetail%2FuCtPQNw7U3aDi0IbbFPiM-e7bzUQVWBSEUlqygxaQwsA5tQMfx8g7akE4Og5eZSU%2FJ-GsMJgLkXwnSQXVLGohUv972ClXAs2gqB8-Od7XGp7ApRCYFclewFqXsmYQZJmG%2Fom3_lcnNFwsr3JQQ5UNfZSi5l_V6MTfepjkoPDyueN5KlwPrlZKmB9DiDe_g4BGl" TargetMode="External" Id="R48016f8253064c80"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uVgOezSC%2FUXdFclR5VWlPcEFzRGZHaEprTHpYY1ZiTm1Rd0VyVHlV2LA63dXEoxuRvqXQkY18%3Ffrom%3DuXj7zwxw4U-M0ADqc-fpaDkMXyK1-M1PKDGBP-nZuCiT9yuv4ZogMidS9qSELInGxsfN2ZKdETOhntJWvvI7SbwabxzKzat9UF15FVA3p-LDWEKf1GTafhp1dKD81WEmaGmXHfy-Ecwuh1lylDx71U_KEfR4By4ybJbn75feXJtpctQIDAK4GQ%253D%253D%26width%3D%26height%3D" TargetMode="External" Id="R9822026e88b54d0c" /><Relationship Type="http://schemas.openxmlformats.org/officeDocument/2006/relationships/hyperlink" Target="https://marketingcenter.sebrands.com/af/sproutloud?destination=%2Fmember%2Fcatalog%2Fcustom_ads%2Fdetail%2FwFA3u5WbFK_4RfFLvzGhI5-9dB2hPcSwbQa4EJCS1Y13bxVSjWCcqOgI6Ve_AJYF%2FMpc_Mp_hx_KkVe_C8_rVYYgTF1sel3Q1c_CtiY5UnNwqFSgR7wRvn504wxUr3UqS%2FzBxbI0TFjSwXEprFYxkFSxkxl0bQpUsRpCiMdt8swSYPc-KRANEL5KnSFuANnYkK" TargetMode="External" Id="Rae9da5ddec124b8f"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uzLOuV5L%2FUXdFclR5VWlPcEFzRGZHaEprTHpYY1ZiTm1Rd0VyVHlV2LA63dXEoxuRvAsdx0hU%3Ffrom%3DuXj7zwxw4U-M0ADqc-fpaDkMXyK1-M1PKDGBP-nZuCiT9yuv4ZogMidS9qSELInGxsfN2ZKdETOhntJWvvI7SbwabxzKzat9UF15FVA3p-LDWEKf1GTafhp1dKD81WEmaGmXHfy-Ecwuh1lylDx71U_KEfR4By4ybJbn75feXJtpctQIDAK4GQ%253D%253D%26width%3D%26height%3D" TargetMode="External" Id="Red98e807eeed4be2" /><Relationship Type="http://schemas.openxmlformats.org/officeDocument/2006/relationships/image" Target="/media/image23.png" Id="rId555399049" /><Relationship Type="http://schemas.openxmlformats.org/officeDocument/2006/relationships/hyperlink" Target="https://marketingcenter.sebrands.com/af/sproutloud?destination=%2Fmember%2Fcatalog%2Fcustom_ads%2Fdetail%2FtQd9QJhAjobTfWiWVQj9Em3oJraa-uZDIwmw48SALmkKWDg4BZ4iHblHCwTja2Yy%2FbimMkDQn8--a6BDd987gOrlr7ITzfcRsDaPqNCAfuR4ncRFvgQFbKyS129ajZ0vD%2Fh3F42qWQwX2ry6lBJo6FmtdnzPpx4YPEDRXrh0Q1pUQvZQ6W3c1WFVMzgF3y6c7Y" TargetMode="External" Id="R47687d8b598141e8"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vZngBoCh%2FUXdFclR5VWlPcEFzRGZHaEprTHpYY1ZiTm1Rd0VyVHlV2LA63dXEoxuRurK6eqOL%3Ffrom%3DuXj7zwxw4U-M0ADqc-fpaDkMXyK1-M1PKDGBP-nZuCiT9yuv4ZogMidS9qSELInGxsfN2ZKdETOhntJWvvI7SbwabxzKzat9UF15FVA3p-LDWEKf1GTafhp1dKD81WEmaGmXHfy-Ecwuh1lylDx71U_KEfR4By4ybJbn75feXJtpctQIDAK4GQ%253D%253D%26width%3D%26height%3D" TargetMode="External" Id="R90471fbda7204547"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mWqLHYWejsZIqI6tJ%2FUXdFclR5VWlPcEFzRGZHaEprTHpYY1ZiTm1Rd0VyVHlV2LA7UMHBcovMzVMP378m%3Ffrom%3D4zFSVmwAoyvj8br8W_WU-ruALJrKUVQ-RFTyBN_IO2bJQvyy2TLYHkowOTcppluTh_aRnXBYO-4MCdNYZhaRboITLizVSsUF4que7n79CW6-xy5pou3OoR4ddjr00uBQh7XnPtfEAMSF4Eqk6foCPOtKDbnH8VuzNkLzKdtoyfM%253D" TargetMode="External" Id="Re26b9e37ad55401a" /><Relationship Type="http://schemas.openxmlformats.org/officeDocument/2006/relationships/hyperlink" Target="https://marketingcenter.sebrands.com/af/sproutloud?destination=%2Fmember%2Fcatalog%2Fcustom_ads%2Fdetail%2F5LMLbz4_JKs6bmI2GSaWUEf4-mVKZrE31IvVqmcSvSGpQ6cV60KEb4Sj4L9NNvHm%2FLj74VTgrbuzJZGHcdL7eLfhnXca-KgLUZILRfmpvfO7v8oM8bym-nyGdP0OmcITh%2FAlhP-9ZuvF4DtHv6mbUYBDBevng2b2H5Qo5mS20sg_yQIK8ucBfARAdIWIwY9E1T" TargetMode="External" Id="R3f7ed14cf16a41b2" /><Relationship Type="http://schemas.openxmlformats.org/officeDocument/2006/relationships/hyperlink" Target="https://marketingcenter.sebrands.com/af/sproutloud?destination=%2Fmember%2Fcatalog%2Fcustom_ads%2Fdetail%2FclQVblqYtxDGmeKyQeRR52HfSBI1dB5gTCQwxqSknb333OvhEzxxFtK6GuDI2bv3%2FMAVOUiWd8CRbXFT_MuxLLhDkPbVvNJPNUwUfr5hGuvBQGzzgMzM8UTEghX3i4fOT%2F-V-Wtr2teQbbSm7lCaxYGCLT3N9RtfJPyLSqLS0rYjc18sEoEkWeFqf8OleA4pKZ" TargetMode="External" Id="R980b2d32f2aa46b0" /><Relationship Type="http://schemas.openxmlformats.org/officeDocument/2006/relationships/hyperlink" Target="https://marketingcenter.sebrands.com/af/sproutloud?destination=%2Fmember%2Fcatalog%2Fcustom_ads%2Fdetail%2F8SLUszoLp9j-OQM6VykfppB0whYN9ocMw0KKy3yPoRnF6ZVwIWEnlRR1n4NRSF9Z%2F-7OsiTicv8p07R-tVXghNDhe7FXJ5burQmDkKe-2VZrig8_Ou5bd3K19PgEu3sWC%2FecF81Z8MvUgp-l8cJpfFmwVUgpEw_MvxctOc0jRn7iANe59bO_LNEPJ6T_7A-iwk" TargetMode="External" Id="R632d34122b6c4e50" /><Relationship Type="http://schemas.openxmlformats.org/officeDocument/2006/relationships/hyperlink" Target="https://marketingcenter.sebrands.com/af/sproutloud?destination=%2Fmember%2Fcatalog%2Fcustom_ads%2Fdetail%2F7kizkAwOKUGFe6fwNjYZ2JPtb9GnyWxAboGwqfCbwZc7EB-j_ZsE6szldMpPJZXD%2F27xl_anrzTBFn5PkpD2BYQK3j4Ob2WG1vsJpd-foCnmUVl8ZiElZJDNK2p0_1yMR%2FetdMM0NskX8kTdicE7b-lrZQFAUSk4O6oTCzsO-Z5A8X-yXhP0c55G7cZwd-Mqld" TargetMode="External" Id="R4f1ec02eba1a4086" /><Relationship Type="http://schemas.openxmlformats.org/officeDocument/2006/relationships/hyperlink" Target="https://marketingcenter.sebrands.com/af/sproutloud?destination=%2Fmember%2Fcatalog%2Fcustom_ads%2Fdetail%2Fyd04ouo9_6HWxkEaRnCbo7rbhiUZX-MV0SxZhAKDtJ8qgKov1LaPPm2orlenVzha%2Fbm0bUkDLN5C_Bo0QHt84KrkpJPrHZEfdqwzSsKZgpvsO3cUB9ynI3JBJ-aTP-ZX8%2F7v6jobaeKH38TYZvbBn0oRFNUBu2X53f5jAi9zah1U1yFALcGJ7At1_VxsXDhPcU" TargetMode="External" Id="R8498b063174b47bf" /><Relationship Type="http://schemas.openxmlformats.org/officeDocument/2006/relationships/hyperlink" Target="https://marketingcenter.sebrands.com/af/sproutloud?destination=%2Fmember%2Fcatalog%2Fcustom_ads%2Fdetail%2F_0x5OILZxUro80J_qL_DrSs6z13xoCi5EkpjZOsPuMgpLw-qHFp9_N-uQgE_LL8H%2FRzEbig4qtLG4VFbNlv_h_v3MughuNMuPuWsPxp_pR8zdwABvclL9wXfqbRYvZWEG%2FnNUG7dUZG9Wg7cNy0SVioqYgEZPB4CK9gd4YHQf_g5StwTMNRccvoi6UsZxkhhqp" TargetMode="External" Id="R36d43bb041204a60" /><Relationship Type="http://schemas.openxmlformats.org/officeDocument/2006/relationships/hyperlink" Target="https://marketingcenter.sebrands.com/af/sproutloud?destination=%2Fmember%2Fcatalog%2Fcustom_ads%2Fdetail%2FJW0OcnV7uNXdcO2wNSyCz6CeOsapVZ9sr3kHMQW1q57WnYFLenCA1pNskltDaBkN%2FFm61dNlMdptXrFJZJS6z3loi_hvxkZDa-VyeQRSXffA4RqwK9oLfK1WaWAr36Oxb%2FEl8-E7qu9Tv6Re0jnP0t73I0nrDMaWVhoeRGjPAdl3WsnTYd5eGcyaPziSwEmoxe" TargetMode="External" Id="R15a6d12022b24949" /><Relationship Type="http://schemas.openxmlformats.org/officeDocument/2006/relationships/hyperlink" Target="https://marketingcenter.sebrands.com/af/sproutloud?destination=%2Fmember%2Fcatalog%2Fcustom_ads%2Fdetail%2FYRlVZO3wEwKmzuWBiiKcv50pVNvcxSzuG5MitoH77d7fufGB4v-AUrlP-ShK85Q0%2FuqzsYvkrnXKi0LlFIhhGj27Qif0ldc_ZLo1zaFT2vi56bY1boTusNRI88aNmFGWM%2Fv5lwPy2V94ro8xdJkEEi6M8EpGA-ZnZzBlfHJkTXsRCLbF31Drw6DagF3VBTMLA-" TargetMode="External" Id="R704a58c5e009488a" /><Relationship Type="http://schemas.openxmlformats.org/officeDocument/2006/relationships/hyperlink" Target="https://marketingcenter.sebrands.com/af/sproutloud?destination=%2Fmember%2Fcatalog%2Fcustom_ads%2Fdetail%2FQR5RY6A4Gl2U9X6WVRVND2sTEtiKFfy1c1mJ0fFiOBYRKgpVwV3rPJF6mq9Zb0Lx%2Fz5lhkUeonjfHyyJjWFcFd2UUMlUpntQAR0b-2Byrn7Cc_34Z63Qy8908H_Jr40lW%2Fp9YFZOiycIHWupHWMsLJ7iRYco_2ocXDWhPdkjKGiV8puS2ldMeB_HvWjhTdZ-Dg" TargetMode="External" Id="Rdf944c6698c24532" /><Relationship Type="http://schemas.openxmlformats.org/officeDocument/2006/relationships/hyperlink" Target="https://marketingcenter.sebrands.com/af/sproutloud?destination=%2Fmember%2Fcatalog%2Fcustom_ads%2Fdetail%2Fs20H4QFidwYFuGuMzjEDemnBVr6Qk2six1ipnD9ow_ZE2jDE2W3w-5tKINdvQhXA%2F0Dmo86DkLroNvSRSuOqtowW9Q952GjnDk9bKRtuG5puFv2h_c372Ktyu-hBxmpHZ%2FyfI2Nv1Z53DcVECn8A_nbZl58StmA-bjHzDOuo7cfCCEeWmqh7ao8ODLhSkRGdgp" TargetMode="External" Id="R69769e6bca654e3f" /><Relationship Type="http://schemas.openxmlformats.org/officeDocument/2006/relationships/hyperlink" Target="https://marketingcenter.sebrands.com/af/sproutloud?destination=%2Fmember%2Fcatalog%2Fbillboard%2Fdetail%2F-fxpNHpcqsBwc-UwPcYM9mD78QwWjnsbUvKsU2Xh0iVyjlMbSbZlMbDbkzMxBS_H%2FHU1JAZL1IR-gwraNlw9L0H0nZetRcyV_wrbbhrbV2Q6AXpHWazCGTkQR-BTYLTtz%2FTRt94yq5SpHMFklFpHfBb2wDt8ziBcVmGDxdaklHiydAY8aNiWUFFLIY-4GP28vK" TargetMode="External" Id="R342be1c413f14c5e" /><Relationship Type="http://schemas.openxmlformats.org/officeDocument/2006/relationships/hyperlink" Target="https://marketingcenter.sebrands.com/af/sproutloud?destination=%2Fmember%2Fcatalog%2Fcustom_ads%2Fdetail%2FJehMez-F0c7DkRipHSz33H8bNxohD2y3JGB_rAW9fmkKf-aTKo8x2vFlr78ajRFU%2FbWmQUR3si9dmwvHw0rjGDTrLaMlGzHpoXHVlUfergtabKc_VjIcv3n1hg9vv-ojo%2Fxs_F9bhLuNVWJ9yzUtA8OwKWjTUy8c9v8d2SgxzGU6BNMoh298xSQnADHYi7F0HZ" TargetMode="External" Id="R3849f5721dec4347" /><Relationship Type="http://schemas.openxmlformats.org/officeDocument/2006/relationships/hyperlink" Target="https://marketingcenter.sebrands.com/af/sproutloud?destination=%2Fmember%2Fcatalog%2Fdownload_center%2Fdetail%2Fhmxzg-1zb10FN_W_ndwB7xL_hzTK-xUdc-_gHFkXpriBPYyExbtqNBh6rEnysVyF%2FQkdZFN83SP1gGr40N2XNB-WX1yZScCAISdluvzzS7XAxYBKWJ8F7RalpgLxl1tzR" TargetMode="External" Id="R0e07278495fc4e9a" /><Relationship Type="http://schemas.openxmlformats.org/officeDocument/2006/relationships/hyperlink" Target="https://marketingcenter.sebrands.com/af/sproutloud?destination=%2Fmember%2Fcatalog%2Fcustom_ads%2Fdetail%2F_0x5OILZxUro80J_qL_DrSs6z13xoCi5EkpjZOsPuMgpLw-qHFp9_N-uQgE_LL8H%2FRzEbig4qtLG4VFbNlv_h_v3MughuNMuPuWsPxp_pR8zdwABvclL9wXfqbRYvZWEG%2FnNUG7dUZG9Wg7cNy0SVioqYgEZPB4CK9gd4YHQf_g5StwTMNRccvoi6UsZxkhhqp" TargetMode="External" Id="R62d5e0fc49b24a92" /><Relationship Type="http://schemas.openxmlformats.org/officeDocument/2006/relationships/hyperlink" Target="https://marketingcenter.sebrands.com/af/sproutloud?destination=%2Fmember%2Fcatalog%2Fcustom_ads%2Fdetail%2FUXdFclR5VWlPcEFzRGZHaEprTHpYY1ZiTm1Rd0VyVHlAsgqvZNhi4LhukLS1a4zU%2FUXdFclR5VWlPcEFzRGZHaEprTHpYY1ZiTm1Rd0VyVHlV1ECnrvQ_7aK4uVgME_iy%2FUXdFclR5VWlPcEFzRGZHaEprTHpYY1ZiTm1Rd0VyVHlV2LA63dXEoxuRvqXSezex%3Ffrom%3DuXj7zwxw4U-M0ADqc-fpaDkMXyK1-M1PKDGBP-nZuCiT9yuv4ZogMidS9qSELInGxsfN2ZKdETOhntJWvvI7SbwabxzKzat9UF15FVA3p-LDWEKf1GTafhp1dKD81WEmaGmXHfy-Ecwuh1lylDx71U_KEfR4By4ybJbn75feXJtpctQIDAK4GQ%253D%253D%26width%3D%26height%3D" TargetMode="External" Id="R6e94aec4403e447a" /><Relationship Type="http://schemas.openxmlformats.org/officeDocument/2006/relationships/hyperlink" Target="https://marketingcenter.sebrands.com/af/sproutloud?destination=%2Fmember%2Fcatalog%2Fdownload_center%2Fdetail%2FGt6RIp-w6FkaMa1M733SzSD9J5ReHg0GvvdfAmJIU2MrqtqOsaDm3NrPOf2cyq7i%2FUQvz9Zo7RVPEGthPF8O_37ZOc-Shp-8j_b-PXUMfv8aiY1oUgNOPXILuKg9Q37ue" TargetMode="External" Id="R28d3ddd0edca46b2" /><Relationship Type="http://schemas.openxmlformats.org/officeDocument/2006/relationships/hyperlink" Target="https://marketingcenter.sebrands.com/af/sproutloud?destination=%2Fmember%2Fcatalog%2Fdownload_center%2Fdetail%2FVyVAUQIKs30LgEogAycpAyXOzDEhHGdwW1jqu6UluEejWlNu7OZzf0sSf1FTSdy_%2F8zL85Q__jlCwdf4-xjrcGnOAbiwWcC-wriw0L3R8_3rTDrZAHP-c9o8CFwlTSMPH" TargetMode="External" Id="R2a7a86678d3a41ad" /><Relationship Type="http://schemas.openxmlformats.org/officeDocument/2006/relationships/hyperlink" Target="https://marketingcenter.sebrands.com/af/sproutloud?destination=%2Fmember%2Fcatalog%2Fdownload_center%2Fdetail%2FFLpu1XtPFYC-Dr3YksPFQrKWQX-Jpo8U7c2z9kiPaC6EhQm_SBvlPi51DnycYoNH%2Fu1FnuMFFIFFr23Z3NJmD0D8HE4QC6yLZjNPYPnswFNLBNzBjw2ta_4CVpL06TXND" TargetMode="External" Id="Rb3cc12e934de40a3" /><Relationship Type="http://schemas.openxmlformats.org/officeDocument/2006/relationships/hyperlink" Target="https://marketingcenter.sebrands.com/af/sproutloud?destination=%2Fmember%2Fcatalog%2Fdownload_center%2Fdetail%2FcVOJmhVD56n7syD_ATBFFZziOTMP24DXYI2ZSyQmvZ3NvgbjOzew2h9VCslLkwB9%2Fyc4VcKQFu2g9PdLyDDnUyVAknBXpeyfGnodt7JUQd1FlVMs_GwaoeDUmygJKkzww" TargetMode="External" Id="Re820cee1d2434d70" /><Relationship Type="http://schemas.openxmlformats.org/officeDocument/2006/relationships/hyperlink" Target="https://marketingcenter.sebrands.com/af/sproutloud?destination=%2Fmember%2Fcatalog%2Fdownload_center%2Fdetail%2F0OLQFUbr339cyMiP5Ce25vRtI5aO8StYEyjGL1Otu5BLuif-3FvdOE6dI9rv9jSd%2F4RsOz9KWCcrrgjSSSjqtka-Y6umTqFC4zmkZyfxYL1mYe1wCA5l9Sft2D0ZwNzX_" TargetMode="External" Id="R357f80c9053d47f8" /><Relationship Type="http://schemas.openxmlformats.org/officeDocument/2006/relationships/hyperlink" Target="https://marketingcenter.sebrands.com/af/sproutloud?destination=%2Fmember%2Fcatalog%2Fdownload_center%2Fdetail%2FXW-3kbpQCqMUTNF4gOA7RyTNX5EPladw8TmuPmXWQcIqfExDBB-E3WraenETJ494%2Ff6dP063QYT56-bEtsLfd3rKkWN06rVKk6WECqdnahLtXreKPjT2PBnaNDRNfwKZG" TargetMode="External" Id="R7f6fb66b62104e6c" /><Relationship Type="http://schemas.openxmlformats.org/officeDocument/2006/relationships/hyperlink" Target="https://marketingcenter.sebrands.com/af/sproutloud?destination=%2Fmember%2Fcatalog%2Fdownload_center%2Fdetail%2F7u4wNlian7xlO7s_kNts-j_LHHpzCXl3ZAEWHEVRAqg6swPxvEVymYtisPMfEDM6%2FUmgSdTpYD7toKm5f4rhyk_lPqiQhL5wRub4vYID8xJH6M62fEvu-kgVb1lHm-W6A" TargetMode="External" Id="Rcd5f4301f49b45e1" /><Relationship Type="http://schemas.openxmlformats.org/officeDocument/2006/relationships/hyperlink" Target="https://marketingcenter.sebrands.com/af/sproutloud?destination=%2Fmember%2Fcatalog%2Fdownload_center%2Fdetail%2Fs-ghnsPo2acpG9asVWmoQqqg0F4AvKuSkjVHO8HenOMUXK79lpi_iZoSUBpJwX6d%2F7E1lDenG9f8T9e_Jv312KVCgP9vtGkASCrmtMdLEikKQFBhw2IhszeT388hC2aqs" TargetMode="External" Id="R6f29b48fe6754d2d" /><Relationship Type="http://schemas.openxmlformats.org/officeDocument/2006/relationships/hyperlink" Target="https://marketingcenter.sebrands.com/af/sproutloud?destination=%2Fmember%2Fcatalog%2Fdownload_center%2Fdetail%2FpW0OlFQ0AdnwuFVAvw7_gd14cAhMKA6rN5VOEQNPR6HgpaGelj6VJudg7MwyIQ8c%2F12n0Z9cBpk0VFoKvLjuZ__YW8xd67uIW7269IEwkiR4XbLTO2kUlsg-xdSM9b3fz" TargetMode="External" Id="Re68abc576d104dfc" /><Relationship Type="http://schemas.openxmlformats.org/officeDocument/2006/relationships/hyperlink" Target="https://marketingcenter.sebrands.com/af/sproutloud?destination=%2Fmember%2Fcatalog%2Fdownload_center%2Fdetail%2F4BDIdrqFPl9Pq6i-cEfKKPf_2zxsoQpJ98yCpKj1sAYGG_74iDnqsCVxHBhe4Bnx%2FTLZANdHv_9RdumT3VfaHYnmycKbBm1TwSmyoVMia_LenoHMUNgtVig-mdpKH7w-S" TargetMode="External" Id="Rea430a4ecd9f4bd0" /><Relationship Type="http://schemas.openxmlformats.org/officeDocument/2006/relationships/hyperlink" Target="https://marketingcenter.sebrands.com/af/sproutloud?destination=%2Fmember%2Fcatalog%2Fdownload_center%2Fdetail%2FWYNS9cdVbxkegfVqWX6Dw5TsuhOHU4aosh2NaEzWP3H-LxqefxJ2MtUocltwmAVj%2FEdNAsudxRMYNz7VLVFcrcDc1lJ8apHE-FINbC-LIOmtd5pI63ScdfpJnNkP_ZDTL" TargetMode="External" Id="Rb850715bad04420e" /><Relationship Type="http://schemas.openxmlformats.org/officeDocument/2006/relationships/hyperlink" Target="https://marketingcenter.sebrands.com/af/sproutloud?destination=%2Fmember%2Fcatalog%2Fdownload_center%2Fdetail%2FqxTDIffv2TE2UXyTI55DpFkspENoI7Cz4_bpHH0K60qYDN6jPNuIhvhAAE6y_K0D%2FoWD1RGj1D_Io0AfMc2po6NQpjtPKlE_jNNL-QMgo-rWqt2BfjF-UtoY2MvqkPx4c" TargetMode="External" Id="Rf03adbefe4694fec" /><Relationship Type="http://schemas.openxmlformats.org/officeDocument/2006/relationships/hyperlink" Target="https://marketingcenter.sebrands.com/af/sproutloud?destination=%2Fmember%2Fcatalog%2Fdownload_center%2Fdetail%2Fi-sXP8H5r1x1lvs-tDpvImMxWCpG3SizIAumrLfystD6so-1037SABCGO9hMJpSI%2F9wbxguU1UKNRGiuuVDAVVaQAGLWFWNQj077AToCtXH6qMpP2mm47WBy3LH7YUv8T" TargetMode="External" Id="R3db21cb8a0634a91" /><Relationship Type="http://schemas.openxmlformats.org/officeDocument/2006/relationships/hyperlink" Target="https://marketingcenter.sebrands.com/af/sproutloud?destination=%2Fmember%2Fcatalog%2Fdownload_center%2Fdetail%2F2gEtaMgJaqxPBa-mejF5uiiJ7x7N_zq3Ui-GhRlE9mDZ3RnZOoY5jScfoZsMV7Q4%2FXKW97eXJ9g_4CCZACU0m3zQ9nkuNPSnC_QOvWA5s8lw_nCvd8LsHmohcmfTy1Cfa" TargetMode="External" Id="Re6d8b5adea574fe8" /><Relationship Type="http://schemas.openxmlformats.org/officeDocument/2006/relationships/hyperlink" Target="https://marketingcenter.sebrands.com/af/sproutloud?destination=%2Fmember%2Fcatalog%2Fdownload_center%2Fdetail%2FUXdFclR5VWlPcEFzRGZHaEprTHpYY1ZiTm1Rd0VyVHlAsgqvZNhi4LhukLS1a4zU%2FUXdFclR5VWlPcEFzRGZHaEprTHpYY1ZiTm1Rd0VyVHlAsHQujxY4yX1w7G1siFv2" TargetMode="External" Id="R5181ca65fa8149a1" /><Relationship Type="http://schemas.openxmlformats.org/officeDocument/2006/relationships/hyperlink" Target="https://marketingcenter.sebrands.com/af/sproutloud?destination=%2Fmember%2Fcatalog%2Fdownload_center%2Fdetail%2FUXdFclR5VWlPcEFzRGZHaEprTHpYY1ZiTm1Rd0VyVHlAsgqvZNhi4LhukLS1a4zU%2FUXdFclR5VWlPcEFzRGZHaEprTHpYY1ZiTm1Rd0VyVHlAsHQujxY4yX1w7G1siFvx" TargetMode="External" Id="Redc90035b65f4b2d" /><Relationship Type="http://schemas.openxmlformats.org/officeDocument/2006/relationships/hyperlink" Target="https://app.ansira.com/member/catalog/custom_ads/detail/epEUC8WceTJdkJqo5vangHwaDawiXfsMwTk89b3sy75Hkobz2wXF3DZxl3SeQOPs/AV6QIHDQyWAuFHkzajvftQndMaINOJjLEqc6mSJss3Y6FACQ4GM-AEuuIgFUCD1a/pZIa1YJRt85Z1Uvw6CMeThKf3HC4HJver5PZg8QLYiB60ccu2-k-mhEOkou2juF6" TargetMode="External" Id="Ra0b262102561449c" /><Relationship Type="http://schemas.openxmlformats.org/officeDocument/2006/relationships/hyperlink" Target="https://app.ansira.com/member/catalog/custom_ads/detail/6dhaQBVMeURH_-DxH8cMns16gGWnEXRGoDcEiJiv1gczPFzADQHzCt1Pq37sy9m-/x8DAwW8zjzqKoGH2iRtxo8n4wcjJstXn40cv9svC1uYXmeFq-HEgi9yy2NHVdKDj/PFWrwZPVAySaaaJ2H2zxV-r9jX29NLwW8-4VMz5DbTCbYo-QmH37q_BanBqwQGq7" TargetMode="External" Id="R9864725cd091459c" /><Relationship Type="http://schemas.openxmlformats.org/officeDocument/2006/relationships/hyperlink" Target="https://app.ansira.com/member/catalog/custom_ads/detail/-YabqmGRZXZeexz01JGZdTi2f0LwH6DULrYYaR9SiQ3IuXCWt5g2Zm4WzclXKSqz/-6JNltHjsmzawgjQUrUxvspSlIEch8TW-ziX9ZScdVqa8M8uEv2AGkm5g8eyeZqy/y0bFInuJjgnT3kJfYfnQv6vkQ2_7XLuITtRiEEk9hQP_BTGA7MAeMyFrH0eBIiHh" TargetMode="External" Id="R9974cd2992454525" /><Relationship Type="http://schemas.openxmlformats.org/officeDocument/2006/relationships/hyperlink" Target="https://app.ansira.com/member/catalog/custom_ads/detail/PHcHRNbnRM-7gxNUPmpJChwIqT00dI_m6nqT8L4P3zuzWVNzmiCxzAAD7SxDnJsz/LvfQ8u4dqMlZ4u0RNoQiLTy6NhnWddbHV2YnvvMNQsGJrek0jajR79nCodA5JjuQ/0qvOX-L0E6lFh2TSXk9T9PhpMGCHr9x297jYhGKy-eAhoKwFBXD0NORuGxaKd-IS" TargetMode="External" Id="R514e4ae41df44175" /><Relationship Type="http://schemas.openxmlformats.org/officeDocument/2006/relationships/image" Target="/media/image24.png" Id="rId1473621206" /><Relationship Type="http://schemas.openxmlformats.org/officeDocument/2006/relationships/hyperlink" Target="https://marketingcenter.sebrands.com/af/sproutloud?destination=%2Fmember%2Fcatalog%2Fbillboard%2Fdetail%2FhJPZ0i5j6VeGQZm7JZkOCoPTA4DNKmchMWXyCr0GWkApJl4xiEWYrkoDPha0YgbJ%2FXbZ-BbseXTVN4mjwBo39bYbcy3LJ6aKvv7700OKMZV3NSy1mwQtjkEf4VePJAGpm%2FXgSlqxZMCkouCA0pmFjtWzqwulwqIKr8B4qkl5-OnY_Z1Wym9itdjf_Ea__ggu9B" TargetMode="External" Id="R8fdd2085b71846dc" /><Relationship Type="http://schemas.openxmlformats.org/officeDocument/2006/relationships/hyperlink" Target="https://app.ansira.com/member/catalog/billboard/detail/FjaCdYIv7DIfaPtPXk2VJQGvjTq3xO7ZEBg8OXMhnMCT7u5BjGEtQCcOh-XuWWUt/vDrbVCpUF5DpE5w1HaBrJ5XopUXv5HYG_hYAUIXpYolxBywMirN5KWyxX6PtbCwf/-0zVhKCY5KalfLjgmGQZ5jBaCFeHueGbRzI4cf3GPc1FXmLtfzkud5FHZvb1yFqy" TargetMode="External" Id="Rb65f5eb1d0094275" /><Relationship Type="http://schemas.openxmlformats.org/officeDocument/2006/relationships/hyperlink" Target="https://marketingcenter.sebrands.com/af/sproutloud?destination=%2Fmember%2Fcatalog%2Fcustom_ads%2Fdetail%2Fjo6Q0anWpTduM9LyKJRp98qjnnzTRVijxBDoxWz51ol1Jygyai5JbwRvVhR5hj4p%2FhLX9lgeLYDGVxeAw813A1TE7OEZ7EVpCxtiuw39P5bzKHlSjvGdE8BmloB7gCaaO%2FYC-pA7Qj9d0DKu6nbZQ25TrVfZf3woCPrQ_Vh_BQyDbP_5pWWGd96Fdruo_DvJNq" TargetMode="External" Id="R4f4ba48733b44f62" /><Relationship Type="http://schemas.openxmlformats.org/officeDocument/2006/relationships/hyperlink" Target="https://app.ansira.com/member/catalog/ship_to_your_door/detail/CGIpiDpj6yxTWbRCAljz2qcoin6zIJOXQqxGN8TFCUtW-3yoz27kG0n9XdgTBztP/TsD8WXj6gdBFbuyfUwCXCvoZJcdm26GY8DeojBOfJ0T3RNLN9bej-5fmRgT2OiPT/uHowfF2usuGeSCFT7-Ms1kfM1S3njiyMGkRcyVBATC7bX9HZqWOHBQi86Z9bLRo7" TargetMode="External" Id="Rc7fca8eb5be14f58" /><Relationship Type="http://schemas.openxmlformats.org/officeDocument/2006/relationships/hyperlink" Target="https://marketingcenter.sebrands.com/af/sproutloud?destination=%2Fmember%2Fcatalog%2Fdownload_center%2Fdetail%2FsBlNlJit-KlTkbMfKmcG47aR2cjXgS_a_Jj3oZ2vdtCKm0emO8T96UhQD-JrYnwQ%2FDxivKq2foLgZvvrQso7sBurZanhibh29HNCF9SLryhvjeT1rFzISKBwaMGlRg2Cp" TargetMode="External" Id="R0cc3dbed65bd48ac" /><Relationship Type="http://schemas.openxmlformats.org/officeDocument/2006/relationships/hyperlink" Target="https://app.ansira.com/member/catalog/download_center/detail/0sSaRtE-Gl_l1fLUkPh4gv2buSY0l2peqnWQO7wUFk0BQ45uE_0al_gOS5xzt7XE/HxYsRyIwgcZKJhFDTRAaApXDHmPewf8Op_YKV620d_rtZpGUKb0wj7yID75d28VY" TargetMode="External" Id="R697adc5d46404314" /></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62B5FF-9ED7-4A90-A922-306412EFB2E4}"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B3EFAE94-F14A-401E-B6E1-18A347C52F84}">
      <dgm:prSet phldrT="[Text]" custT="1"/>
      <dgm:spPr>
        <a:solidFill>
          <a:srgbClr val="6E38D5"/>
        </a:solidFill>
      </dgm:spPr>
      <dgm:t>
        <a:bodyPr/>
        <a:lstStyle/>
        <a:p>
          <a:r>
            <a:rPr lang="en-US" sz="1200" b="1">
              <a:latin typeface="Montserrat" panose="00000500000000000000" pitchFamily="50" charset="0"/>
            </a:rPr>
            <a:t>4-8 Weeks Before Launch</a:t>
          </a:r>
        </a:p>
      </dgm:t>
    </dgm:pt>
    <dgm:pt modelId="{0CBB2445-58FE-43D3-94A7-EF93005773A9}" type="parTrans" cxnId="{58CBC272-EE48-41C6-9169-4EF14EC96CC7}">
      <dgm:prSet/>
      <dgm:spPr/>
      <dgm:t>
        <a:bodyPr/>
        <a:lstStyle/>
        <a:p>
          <a:endParaRPr lang="en-US"/>
        </a:p>
      </dgm:t>
    </dgm:pt>
    <dgm:pt modelId="{4712A7D2-91FF-4D75-A3B4-CA2622D6C5E0}" type="sibTrans" cxnId="{58CBC272-EE48-41C6-9169-4EF14EC96CC7}">
      <dgm:prSet/>
      <dgm:spPr/>
      <dgm:t>
        <a:bodyPr/>
        <a:lstStyle/>
        <a:p>
          <a:endParaRPr lang="en-US"/>
        </a:p>
      </dgm:t>
    </dgm:pt>
    <dgm:pt modelId="{44DA7644-33F4-4C41-A2EE-E96466F52F2D}">
      <dgm:prSet phldrT="[Text]" custT="1"/>
      <dgm:spPr/>
      <dgm:t>
        <a:bodyPr/>
        <a:lstStyle/>
        <a:p>
          <a:r>
            <a:rPr lang="en-US" sz="1200">
              <a:latin typeface="Montserrat" panose="00000500000000000000" pitchFamily="50" charset="0"/>
            </a:rPr>
            <a:t>Update the club website and use the 'Coming Soon' Assets </a:t>
          </a:r>
        </a:p>
      </dgm:t>
    </dgm:pt>
    <dgm:pt modelId="{3BA4CD23-D539-426C-B52C-BDA5D8162050}" type="parTrans" cxnId="{8CF28B10-D885-42D8-9851-2B6ED239B660}">
      <dgm:prSet/>
      <dgm:spPr/>
      <dgm:t>
        <a:bodyPr/>
        <a:lstStyle/>
        <a:p>
          <a:endParaRPr lang="en-US"/>
        </a:p>
      </dgm:t>
    </dgm:pt>
    <dgm:pt modelId="{ED73058F-3AB0-4601-BA8D-D0A52C794B63}" type="sibTrans" cxnId="{8CF28B10-D885-42D8-9851-2B6ED239B660}">
      <dgm:prSet/>
      <dgm:spPr/>
      <dgm:t>
        <a:bodyPr/>
        <a:lstStyle/>
        <a:p>
          <a:endParaRPr lang="en-US"/>
        </a:p>
      </dgm:t>
    </dgm:pt>
    <dgm:pt modelId="{BEA61E3B-0765-47E6-B865-374539759189}">
      <dgm:prSet phldrT="[Text]" custT="1"/>
      <dgm:spPr>
        <a:solidFill>
          <a:srgbClr val="6E38D5"/>
        </a:solidFill>
      </dgm:spPr>
      <dgm:t>
        <a:bodyPr/>
        <a:lstStyle/>
        <a:p>
          <a:r>
            <a:rPr lang="en-US" sz="1200" b="1">
              <a:latin typeface="Montserrat" panose="00000500000000000000" pitchFamily="50" charset="0"/>
            </a:rPr>
            <a:t>6 Weeks Before Launch</a:t>
          </a:r>
        </a:p>
      </dgm:t>
    </dgm:pt>
    <dgm:pt modelId="{C24B0E39-E4D6-4F81-A9D8-39C44EBC925C}" type="parTrans" cxnId="{827B46DF-0204-42BC-AA8A-6478F83F85BD}">
      <dgm:prSet/>
      <dgm:spPr/>
      <dgm:t>
        <a:bodyPr/>
        <a:lstStyle/>
        <a:p>
          <a:endParaRPr lang="en-US"/>
        </a:p>
      </dgm:t>
    </dgm:pt>
    <dgm:pt modelId="{DA1446DC-50A1-4344-987E-FE5CBA5659A4}" type="sibTrans" cxnId="{827B46DF-0204-42BC-AA8A-6478F83F85BD}">
      <dgm:prSet/>
      <dgm:spPr/>
      <dgm:t>
        <a:bodyPr/>
        <a:lstStyle/>
        <a:p>
          <a:endParaRPr lang="en-US"/>
        </a:p>
      </dgm:t>
    </dgm:pt>
    <dgm:pt modelId="{8F21E393-B7AB-4324-8BA0-77BF0BE38BE1}">
      <dgm:prSet phldrT="[Text]" custT="1"/>
      <dgm:spPr>
        <a:solidFill>
          <a:srgbClr val="6E38D5"/>
        </a:solidFill>
        <a:ln>
          <a:solidFill>
            <a:srgbClr val="6E38D5"/>
          </a:solidFill>
        </a:ln>
      </dgm:spPr>
      <dgm:t>
        <a:bodyPr/>
        <a:lstStyle/>
        <a:p>
          <a:r>
            <a:rPr lang="en-US" sz="1200" b="1">
              <a:latin typeface="Montserrat" panose="00000500000000000000" pitchFamily="50" charset="0"/>
            </a:rPr>
            <a:t>4 Weeks Before Launch</a:t>
          </a:r>
        </a:p>
      </dgm:t>
    </dgm:pt>
    <dgm:pt modelId="{9CD5DE92-CAE3-4559-8A62-C62DB512E5ED}" type="parTrans" cxnId="{67A1E501-CFB2-40F9-AE27-89B6EA9C3B8C}">
      <dgm:prSet/>
      <dgm:spPr/>
      <dgm:t>
        <a:bodyPr/>
        <a:lstStyle/>
        <a:p>
          <a:endParaRPr lang="en-US"/>
        </a:p>
      </dgm:t>
    </dgm:pt>
    <dgm:pt modelId="{2AF61594-ABB3-4432-AB71-A7FB67728F71}" type="sibTrans" cxnId="{67A1E501-CFB2-40F9-AE27-89B6EA9C3B8C}">
      <dgm:prSet/>
      <dgm:spPr/>
      <dgm:t>
        <a:bodyPr/>
        <a:lstStyle/>
        <a:p>
          <a:endParaRPr lang="en-US"/>
        </a:p>
      </dgm:t>
    </dgm:pt>
    <dgm:pt modelId="{F7097AB7-7921-42F7-ABB6-099030C42DA9}">
      <dgm:prSet phldrT="[Text]" custT="1"/>
      <dgm:spPr>
        <a:solidFill>
          <a:srgbClr val="6E38D5"/>
        </a:solidFill>
        <a:ln>
          <a:solidFill>
            <a:srgbClr val="6E38D5"/>
          </a:solidFill>
        </a:ln>
      </dgm:spPr>
      <dgm:t>
        <a:bodyPr/>
        <a:lstStyle/>
        <a:p>
          <a:r>
            <a:rPr lang="en-US" sz="1400" b="1">
              <a:latin typeface="Montserrat" panose="00000500000000000000" pitchFamily="50" charset="0"/>
            </a:rPr>
            <a:t>2 Weeks Before Grand Opening</a:t>
          </a:r>
        </a:p>
      </dgm:t>
    </dgm:pt>
    <dgm:pt modelId="{7C47EDC6-3C45-4530-97FA-CC646E7A1EED}" type="parTrans" cxnId="{A081FCCD-49F2-4DC7-A46B-F4748F61A500}">
      <dgm:prSet/>
      <dgm:spPr/>
      <dgm:t>
        <a:bodyPr/>
        <a:lstStyle/>
        <a:p>
          <a:endParaRPr lang="en-US"/>
        </a:p>
      </dgm:t>
    </dgm:pt>
    <dgm:pt modelId="{FA2E6EF8-C313-4977-BB5D-8625031A9132}" type="sibTrans" cxnId="{A081FCCD-49F2-4DC7-A46B-F4748F61A500}">
      <dgm:prSet/>
      <dgm:spPr/>
      <dgm:t>
        <a:bodyPr/>
        <a:lstStyle/>
        <a:p>
          <a:endParaRPr lang="en-US"/>
        </a:p>
      </dgm:t>
    </dgm:pt>
    <dgm:pt modelId="{842F1620-3207-4CC2-B96A-AA40D2AEC09A}">
      <dgm:prSet phldrT="[Text]" custT="1"/>
      <dgm:spPr/>
      <dgm:t>
        <a:bodyPr/>
        <a:lstStyle/>
        <a:p>
          <a:r>
            <a:rPr lang="en-US" sz="1200">
              <a:latin typeface="Montserrat" panose="00000500000000000000" pitchFamily="50" charset="0"/>
            </a:rPr>
            <a:t>Use the 'Meet Your Therapist' assets  </a:t>
          </a:r>
        </a:p>
      </dgm:t>
    </dgm:pt>
    <dgm:pt modelId="{070A1CE8-BADB-464F-A3A0-DB3C3224F6FB}" type="parTrans" cxnId="{400715C8-B684-4050-9C21-DE8AC16BA2CF}">
      <dgm:prSet/>
      <dgm:spPr/>
      <dgm:t>
        <a:bodyPr/>
        <a:lstStyle/>
        <a:p>
          <a:endParaRPr lang="en-US"/>
        </a:p>
      </dgm:t>
    </dgm:pt>
    <dgm:pt modelId="{199F12C7-F25C-46CF-A483-BE67146EA68D}" type="sibTrans" cxnId="{400715C8-B684-4050-9C21-DE8AC16BA2CF}">
      <dgm:prSet/>
      <dgm:spPr/>
      <dgm:t>
        <a:bodyPr/>
        <a:lstStyle/>
        <a:p>
          <a:endParaRPr lang="en-US"/>
        </a:p>
      </dgm:t>
    </dgm:pt>
    <dgm:pt modelId="{D894FE72-23F1-43D2-82B0-A4158BDCAFA7}">
      <dgm:prSet phldrT="[Text]" custT="1"/>
      <dgm:spPr>
        <a:solidFill>
          <a:srgbClr val="6E38D5"/>
        </a:solidFill>
        <a:ln>
          <a:solidFill>
            <a:srgbClr val="6E38D5"/>
          </a:solidFill>
        </a:ln>
      </dgm:spPr>
      <dgm:t>
        <a:bodyPr/>
        <a:lstStyle/>
        <a:p>
          <a:r>
            <a:rPr lang="en-US" sz="1400" b="1">
              <a:latin typeface="Montserrat" panose="00000500000000000000" pitchFamily="50" charset="0"/>
            </a:rPr>
            <a:t>Soon After Launch</a:t>
          </a:r>
        </a:p>
      </dgm:t>
    </dgm:pt>
    <dgm:pt modelId="{C8773187-F9AD-4101-8605-911063A06BF5}" type="parTrans" cxnId="{315B7F17-6246-46E5-9F5C-50BDBE0D9559}">
      <dgm:prSet/>
      <dgm:spPr/>
      <dgm:t>
        <a:bodyPr/>
        <a:lstStyle/>
        <a:p>
          <a:endParaRPr lang="en-US"/>
        </a:p>
      </dgm:t>
    </dgm:pt>
    <dgm:pt modelId="{136B1926-2017-446E-AD9F-AE1E97D277FA}" type="sibTrans" cxnId="{315B7F17-6246-46E5-9F5C-50BDBE0D9559}">
      <dgm:prSet/>
      <dgm:spPr/>
      <dgm:t>
        <a:bodyPr/>
        <a:lstStyle/>
        <a:p>
          <a:endParaRPr lang="en-US"/>
        </a:p>
      </dgm:t>
    </dgm:pt>
    <dgm:pt modelId="{256CAC54-BE1B-4BE6-AD79-CC609088F245}">
      <dgm:prSet phldrT="[Text]" custT="1"/>
      <dgm:spPr/>
      <dgm:t>
        <a:bodyPr/>
        <a:lstStyle/>
        <a:p>
          <a:r>
            <a:rPr lang="en-US" sz="1200">
              <a:latin typeface="Montserrat" panose="00000500000000000000" pitchFamily="50" charset="0"/>
            </a:rPr>
            <a:t>Use the 'Join Our Event' assets </a:t>
          </a:r>
        </a:p>
      </dgm:t>
    </dgm:pt>
    <dgm:pt modelId="{2A8A9CD7-1E0E-4783-A45D-219DD0E4B020}" type="parTrans" cxnId="{E45DE433-A4C7-4E4D-8C67-345DD5D52F1C}">
      <dgm:prSet/>
      <dgm:spPr/>
      <dgm:t>
        <a:bodyPr/>
        <a:lstStyle/>
        <a:p>
          <a:endParaRPr lang="en-US"/>
        </a:p>
      </dgm:t>
    </dgm:pt>
    <dgm:pt modelId="{7490FD41-742B-4D0C-A196-CCBDD7116684}" type="sibTrans" cxnId="{E45DE433-A4C7-4E4D-8C67-345DD5D52F1C}">
      <dgm:prSet/>
      <dgm:spPr/>
      <dgm:t>
        <a:bodyPr/>
        <a:lstStyle/>
        <a:p>
          <a:endParaRPr lang="en-US"/>
        </a:p>
      </dgm:t>
    </dgm:pt>
    <dgm:pt modelId="{245EB96D-5FC7-4757-8958-3DDF9A2EEC7F}">
      <dgm:prSet phldrT="[Text]" custT="1"/>
      <dgm:spPr>
        <a:solidFill>
          <a:schemeClr val="bg1"/>
        </a:solidFill>
      </dgm:spPr>
      <dgm:t>
        <a:bodyPr/>
        <a:lstStyle/>
        <a:p>
          <a:r>
            <a:rPr lang="en-US" sz="1200">
              <a:latin typeface="Montserrat" panose="00000500000000000000" pitchFamily="50" charset="0"/>
            </a:rPr>
            <a:t>Use the 'Welcome Partner' assets </a:t>
          </a:r>
        </a:p>
      </dgm:t>
    </dgm:pt>
    <dgm:pt modelId="{115C7FE6-1337-42A7-A869-1AFD5F94D28D}" type="parTrans" cxnId="{B85DA1FF-848B-43EC-B793-99C10C41EC26}">
      <dgm:prSet/>
      <dgm:spPr/>
      <dgm:t>
        <a:bodyPr/>
        <a:lstStyle/>
        <a:p>
          <a:endParaRPr lang="en-US"/>
        </a:p>
      </dgm:t>
    </dgm:pt>
    <dgm:pt modelId="{20BED74F-032C-48DC-A2B5-2661937CB83C}" type="sibTrans" cxnId="{B85DA1FF-848B-43EC-B793-99C10C41EC26}">
      <dgm:prSet/>
      <dgm:spPr/>
      <dgm:t>
        <a:bodyPr/>
        <a:lstStyle/>
        <a:p>
          <a:endParaRPr lang="en-US"/>
        </a:p>
      </dgm:t>
    </dgm:pt>
    <dgm:pt modelId="{21571B2F-E7CD-4925-99F6-A4D79A9398EE}">
      <dgm:prSet phldrT="[Text]" custT="1"/>
      <dgm:spPr/>
      <dgm:t>
        <a:bodyPr/>
        <a:lstStyle/>
        <a:p>
          <a:r>
            <a:rPr lang="en-US" sz="1200">
              <a:latin typeface="Montserrat" panose="00000500000000000000" pitchFamily="50" charset="0"/>
            </a:rPr>
            <a:t>Host Grand Opening Event</a:t>
          </a:r>
        </a:p>
      </dgm:t>
    </dgm:pt>
    <dgm:pt modelId="{0C74D5FF-CA40-4869-9AF7-D788944082B3}" type="parTrans" cxnId="{04AA85EA-1BEB-4682-B113-C53A7089AB80}">
      <dgm:prSet/>
      <dgm:spPr/>
      <dgm:t>
        <a:bodyPr/>
        <a:lstStyle/>
        <a:p>
          <a:endParaRPr lang="en-US"/>
        </a:p>
      </dgm:t>
    </dgm:pt>
    <dgm:pt modelId="{43E92801-4769-4E6F-9EBC-411F8E1D18ED}" type="sibTrans" cxnId="{04AA85EA-1BEB-4682-B113-C53A7089AB80}">
      <dgm:prSet/>
      <dgm:spPr/>
      <dgm:t>
        <a:bodyPr/>
        <a:lstStyle/>
        <a:p>
          <a:endParaRPr lang="en-US"/>
        </a:p>
      </dgm:t>
    </dgm:pt>
    <dgm:pt modelId="{315D6523-F25D-4BDA-B19D-47C3124E769F}">
      <dgm:prSet phldrT="[Text]" custT="1"/>
      <dgm:spPr>
        <a:solidFill>
          <a:srgbClr val="6E38D5"/>
        </a:solidFill>
        <a:ln>
          <a:solidFill>
            <a:srgbClr val="6E38D5"/>
          </a:solidFill>
        </a:ln>
      </dgm:spPr>
      <dgm:t>
        <a:bodyPr/>
        <a:lstStyle/>
        <a:p>
          <a:r>
            <a:rPr lang="en-US" sz="1400" b="1">
              <a:latin typeface="Montserrat" panose="00000500000000000000" pitchFamily="50" charset="0"/>
            </a:rPr>
            <a:t>1-2 Days After Grand Opening</a:t>
          </a:r>
        </a:p>
      </dgm:t>
    </dgm:pt>
    <dgm:pt modelId="{05AE51D9-46B2-42F1-B649-93473E6A7197}" type="parTrans" cxnId="{DC0AF3EB-B793-4DE9-8A35-84F40B37AB7C}">
      <dgm:prSet/>
      <dgm:spPr/>
      <dgm:t>
        <a:bodyPr/>
        <a:lstStyle/>
        <a:p>
          <a:endParaRPr lang="en-US"/>
        </a:p>
      </dgm:t>
    </dgm:pt>
    <dgm:pt modelId="{115F965E-1EB6-4491-8E15-8CF447A8D5DE}" type="sibTrans" cxnId="{DC0AF3EB-B793-4DE9-8A35-84F40B37AB7C}">
      <dgm:prSet/>
      <dgm:spPr/>
      <dgm:t>
        <a:bodyPr/>
        <a:lstStyle/>
        <a:p>
          <a:endParaRPr lang="en-US"/>
        </a:p>
      </dgm:t>
    </dgm:pt>
    <dgm:pt modelId="{2A6FEF7D-FF48-4777-863B-8A77096F6F2C}">
      <dgm:prSet phldrT="[Text]" custT="1"/>
      <dgm:spPr/>
      <dgm:t>
        <a:bodyPr/>
        <a:lstStyle/>
        <a:p>
          <a:r>
            <a:rPr lang="en-US" sz="1200">
              <a:latin typeface="Montserrat" panose="00000500000000000000" pitchFamily="50" charset="0"/>
            </a:rPr>
            <a:t>Use the 'Thank You for Joining' Assets</a:t>
          </a:r>
        </a:p>
      </dgm:t>
    </dgm:pt>
    <dgm:pt modelId="{AF1F1500-A31F-4E1F-87D1-08EDFED8D0BF}" type="parTrans" cxnId="{2BB1E1AC-A818-48C2-8FFC-25BE0B864868}">
      <dgm:prSet/>
      <dgm:spPr/>
      <dgm:t>
        <a:bodyPr/>
        <a:lstStyle/>
        <a:p>
          <a:endParaRPr lang="en-US"/>
        </a:p>
      </dgm:t>
    </dgm:pt>
    <dgm:pt modelId="{3EA77BA6-8FE3-4453-9C48-06E6230B7B55}" type="sibTrans" cxnId="{2BB1E1AC-A818-48C2-8FFC-25BE0B864868}">
      <dgm:prSet/>
      <dgm:spPr/>
      <dgm:t>
        <a:bodyPr/>
        <a:lstStyle/>
        <a:p>
          <a:endParaRPr lang="en-US"/>
        </a:p>
      </dgm:t>
    </dgm:pt>
    <dgm:pt modelId="{5F69E4A9-A230-43DF-83AF-7B9D71C5D50F}">
      <dgm:prSet phldrT="[Text]" custT="1"/>
      <dgm:spPr>
        <a:solidFill>
          <a:srgbClr val="6E38D5"/>
        </a:solidFill>
        <a:ln>
          <a:solidFill>
            <a:srgbClr val="6E38D5"/>
          </a:solidFill>
        </a:ln>
      </dgm:spPr>
      <dgm:t>
        <a:bodyPr/>
        <a:lstStyle/>
        <a:p>
          <a:r>
            <a:rPr lang="en-US" sz="1400" b="1">
              <a:latin typeface="Montserrat" panose="00000500000000000000" pitchFamily="50" charset="0"/>
            </a:rPr>
            <a:t>Launch to 2-3 Months Post-Launch</a:t>
          </a:r>
        </a:p>
      </dgm:t>
    </dgm:pt>
    <dgm:pt modelId="{3AC5EC2F-DF88-421B-8481-CB9E6F2DDB9D}" type="parTrans" cxnId="{835D2FFF-9455-4666-904A-5F788D72E8D4}">
      <dgm:prSet/>
      <dgm:spPr/>
      <dgm:t>
        <a:bodyPr/>
        <a:lstStyle/>
        <a:p>
          <a:endParaRPr lang="en-US"/>
        </a:p>
      </dgm:t>
    </dgm:pt>
    <dgm:pt modelId="{A8EC6B2D-377B-4F3E-996B-4B2E7A08FAF5}" type="sibTrans" cxnId="{835D2FFF-9455-4666-904A-5F788D72E8D4}">
      <dgm:prSet/>
      <dgm:spPr/>
      <dgm:t>
        <a:bodyPr/>
        <a:lstStyle/>
        <a:p>
          <a:endParaRPr lang="en-US"/>
        </a:p>
      </dgm:t>
    </dgm:pt>
    <dgm:pt modelId="{CE7E5ECB-08C0-4A5D-8252-C691069ABC37}">
      <dgm:prSet phldrT="[Text]" custT="1"/>
      <dgm:spPr/>
      <dgm:t>
        <a:bodyPr/>
        <a:lstStyle/>
        <a:p>
          <a:r>
            <a:rPr lang="en-US" sz="1200">
              <a:latin typeface="Montserrat" panose="00000500000000000000" pitchFamily="50" charset="0"/>
            </a:rPr>
            <a:t>Use the 'Now Available Assets'</a:t>
          </a:r>
        </a:p>
      </dgm:t>
    </dgm:pt>
    <dgm:pt modelId="{94693DF3-07D1-45DB-8111-F1C95522CDAE}" type="parTrans" cxnId="{B6505A4E-D1BB-464F-A38F-2A292C396B3C}">
      <dgm:prSet/>
      <dgm:spPr/>
      <dgm:t>
        <a:bodyPr/>
        <a:lstStyle/>
        <a:p>
          <a:endParaRPr lang="en-US"/>
        </a:p>
      </dgm:t>
    </dgm:pt>
    <dgm:pt modelId="{8DD3CFA6-025A-441E-A45B-955CCFD452D0}" type="sibTrans" cxnId="{B6505A4E-D1BB-464F-A38F-2A292C396B3C}">
      <dgm:prSet/>
      <dgm:spPr/>
      <dgm:t>
        <a:bodyPr/>
        <a:lstStyle/>
        <a:p>
          <a:endParaRPr lang="en-US"/>
        </a:p>
      </dgm:t>
    </dgm:pt>
    <dgm:pt modelId="{05D37E44-9F02-4570-B8D6-C0AD85BEA99C}">
      <dgm:prSet phldrT="[Text]" custT="1"/>
      <dgm:spPr>
        <a:solidFill>
          <a:srgbClr val="6E38D5"/>
        </a:solidFill>
        <a:ln>
          <a:solidFill>
            <a:srgbClr val="6E38D5"/>
          </a:solidFill>
        </a:ln>
      </dgm:spPr>
      <dgm:t>
        <a:bodyPr/>
        <a:lstStyle/>
        <a:p>
          <a:r>
            <a:rPr lang="en-US" sz="1400" b="1">
              <a:latin typeface="Montserrat" panose="00000500000000000000" pitchFamily="50" charset="0"/>
            </a:rPr>
            <a:t>3 Months Post-Launch</a:t>
          </a:r>
        </a:p>
      </dgm:t>
    </dgm:pt>
    <dgm:pt modelId="{3EED8753-8F8D-4B2A-9438-FFD792F3F6EB}" type="parTrans" cxnId="{A1A52596-C63A-4669-A690-21FDC5CDB725}">
      <dgm:prSet/>
      <dgm:spPr/>
      <dgm:t>
        <a:bodyPr/>
        <a:lstStyle/>
        <a:p>
          <a:endParaRPr lang="en-US"/>
        </a:p>
      </dgm:t>
    </dgm:pt>
    <dgm:pt modelId="{D211844E-FD24-48A9-8A1A-0B46C97E9884}" type="sibTrans" cxnId="{A1A52596-C63A-4669-A690-21FDC5CDB725}">
      <dgm:prSet/>
      <dgm:spPr/>
      <dgm:t>
        <a:bodyPr/>
        <a:lstStyle/>
        <a:p>
          <a:endParaRPr lang="en-US"/>
        </a:p>
      </dgm:t>
    </dgm:pt>
    <dgm:pt modelId="{19450A9E-89BE-4FA7-B70A-A4FC77DE9F81}">
      <dgm:prSet phldrT="[Text]" custT="1"/>
      <dgm:spPr/>
      <dgm:t>
        <a:bodyPr/>
        <a:lstStyle/>
        <a:p>
          <a:r>
            <a:rPr lang="en-US" sz="1200">
              <a:latin typeface="Montserrat" panose="00000500000000000000" pitchFamily="50" charset="0"/>
            </a:rPr>
            <a:t>Use the 'Ongoing' assets to continue to promote physical therapy partnership</a:t>
          </a:r>
        </a:p>
      </dgm:t>
    </dgm:pt>
    <dgm:pt modelId="{0D8CFEE3-D725-4C0D-B186-B651C7B7289B}" type="parTrans" cxnId="{F55FB4BF-74DE-4BB1-931F-A868192F835C}">
      <dgm:prSet/>
      <dgm:spPr/>
      <dgm:t>
        <a:bodyPr/>
        <a:lstStyle/>
        <a:p>
          <a:endParaRPr lang="en-US"/>
        </a:p>
      </dgm:t>
    </dgm:pt>
    <dgm:pt modelId="{00E8B648-DAFC-4EC1-9127-36A2878BE09E}" type="sibTrans" cxnId="{F55FB4BF-74DE-4BB1-931F-A868192F835C}">
      <dgm:prSet/>
      <dgm:spPr/>
      <dgm:t>
        <a:bodyPr/>
        <a:lstStyle/>
        <a:p>
          <a:endParaRPr lang="en-US"/>
        </a:p>
      </dgm:t>
    </dgm:pt>
    <dgm:pt modelId="{F555B0E5-84C9-48C6-A185-C8D94060902A}" type="pres">
      <dgm:prSet presAssocID="{D462B5FF-9ED7-4A90-A922-306412EFB2E4}" presName="linear" presStyleCnt="0">
        <dgm:presLayoutVars>
          <dgm:animLvl val="lvl"/>
          <dgm:resizeHandles val="exact"/>
        </dgm:presLayoutVars>
      </dgm:prSet>
      <dgm:spPr/>
    </dgm:pt>
    <dgm:pt modelId="{CA26FB8F-A772-4E7F-9FD5-481F3F6478D4}" type="pres">
      <dgm:prSet presAssocID="{B3EFAE94-F14A-401E-B6E1-18A347C52F84}" presName="parentText" presStyleLbl="node1" presStyleIdx="0" presStyleCnt="8">
        <dgm:presLayoutVars>
          <dgm:chMax val="0"/>
          <dgm:bulletEnabled val="1"/>
        </dgm:presLayoutVars>
      </dgm:prSet>
      <dgm:spPr/>
    </dgm:pt>
    <dgm:pt modelId="{F9C54456-63AB-4A2B-8921-77273C221EE4}" type="pres">
      <dgm:prSet presAssocID="{B3EFAE94-F14A-401E-B6E1-18A347C52F84}" presName="childText" presStyleLbl="revTx" presStyleIdx="0" presStyleCnt="8">
        <dgm:presLayoutVars>
          <dgm:bulletEnabled val="1"/>
        </dgm:presLayoutVars>
      </dgm:prSet>
      <dgm:spPr/>
    </dgm:pt>
    <dgm:pt modelId="{4D7B6590-7665-4B3D-8E41-BC0CBE76A53A}" type="pres">
      <dgm:prSet presAssocID="{BEA61E3B-0765-47E6-B865-374539759189}" presName="parentText" presStyleLbl="node1" presStyleIdx="1" presStyleCnt="8">
        <dgm:presLayoutVars>
          <dgm:chMax val="0"/>
          <dgm:bulletEnabled val="1"/>
        </dgm:presLayoutVars>
      </dgm:prSet>
      <dgm:spPr/>
    </dgm:pt>
    <dgm:pt modelId="{1412917C-681B-45F6-BD6F-0C9C134E7A3A}" type="pres">
      <dgm:prSet presAssocID="{BEA61E3B-0765-47E6-B865-374539759189}" presName="childText" presStyleLbl="revTx" presStyleIdx="1" presStyleCnt="8">
        <dgm:presLayoutVars>
          <dgm:bulletEnabled val="1"/>
        </dgm:presLayoutVars>
      </dgm:prSet>
      <dgm:spPr/>
    </dgm:pt>
    <dgm:pt modelId="{7FC0F394-03F1-478B-B94F-6EEB8F88E4EC}" type="pres">
      <dgm:prSet presAssocID="{8F21E393-B7AB-4324-8BA0-77BF0BE38BE1}" presName="parentText" presStyleLbl="node1" presStyleIdx="2" presStyleCnt="8">
        <dgm:presLayoutVars>
          <dgm:chMax val="0"/>
          <dgm:bulletEnabled val="1"/>
        </dgm:presLayoutVars>
      </dgm:prSet>
      <dgm:spPr/>
    </dgm:pt>
    <dgm:pt modelId="{2C68A41C-C5E6-400A-A4D4-2DB6F3094D7B}" type="pres">
      <dgm:prSet presAssocID="{8F21E393-B7AB-4324-8BA0-77BF0BE38BE1}" presName="childText" presStyleLbl="revTx" presStyleIdx="2" presStyleCnt="8">
        <dgm:presLayoutVars>
          <dgm:bulletEnabled val="1"/>
        </dgm:presLayoutVars>
      </dgm:prSet>
      <dgm:spPr/>
    </dgm:pt>
    <dgm:pt modelId="{2EB562F8-C1C2-43F5-9D9C-D17AEBBF982A}" type="pres">
      <dgm:prSet presAssocID="{F7097AB7-7921-42F7-ABB6-099030C42DA9}" presName="parentText" presStyleLbl="node1" presStyleIdx="3" presStyleCnt="8">
        <dgm:presLayoutVars>
          <dgm:chMax val="0"/>
          <dgm:bulletEnabled val="1"/>
        </dgm:presLayoutVars>
      </dgm:prSet>
      <dgm:spPr/>
    </dgm:pt>
    <dgm:pt modelId="{BBD59797-08D5-4709-9E55-1CA8D7890DF3}" type="pres">
      <dgm:prSet presAssocID="{F7097AB7-7921-42F7-ABB6-099030C42DA9}" presName="childText" presStyleLbl="revTx" presStyleIdx="3" presStyleCnt="8">
        <dgm:presLayoutVars>
          <dgm:bulletEnabled val="1"/>
        </dgm:presLayoutVars>
      </dgm:prSet>
      <dgm:spPr/>
    </dgm:pt>
    <dgm:pt modelId="{3644E77E-86C2-4F44-8826-BE542CE591A0}" type="pres">
      <dgm:prSet presAssocID="{D894FE72-23F1-43D2-82B0-A4158BDCAFA7}" presName="parentText" presStyleLbl="node1" presStyleIdx="4" presStyleCnt="8">
        <dgm:presLayoutVars>
          <dgm:chMax val="0"/>
          <dgm:bulletEnabled val="1"/>
        </dgm:presLayoutVars>
      </dgm:prSet>
      <dgm:spPr/>
    </dgm:pt>
    <dgm:pt modelId="{2601FF2D-D48D-4AC1-961E-0F51F8EDF5F5}" type="pres">
      <dgm:prSet presAssocID="{D894FE72-23F1-43D2-82B0-A4158BDCAFA7}" presName="childText" presStyleLbl="revTx" presStyleIdx="4" presStyleCnt="8">
        <dgm:presLayoutVars>
          <dgm:bulletEnabled val="1"/>
        </dgm:presLayoutVars>
      </dgm:prSet>
      <dgm:spPr/>
    </dgm:pt>
    <dgm:pt modelId="{ADC43C5D-92F8-4713-85A5-D516E1D817DC}" type="pres">
      <dgm:prSet presAssocID="{315D6523-F25D-4BDA-B19D-47C3124E769F}" presName="parentText" presStyleLbl="node1" presStyleIdx="5" presStyleCnt="8">
        <dgm:presLayoutVars>
          <dgm:chMax val="0"/>
          <dgm:bulletEnabled val="1"/>
        </dgm:presLayoutVars>
      </dgm:prSet>
      <dgm:spPr/>
    </dgm:pt>
    <dgm:pt modelId="{86AD70C8-8286-4FB4-AC34-41372E8B65DD}" type="pres">
      <dgm:prSet presAssocID="{315D6523-F25D-4BDA-B19D-47C3124E769F}" presName="childText" presStyleLbl="revTx" presStyleIdx="5" presStyleCnt="8">
        <dgm:presLayoutVars>
          <dgm:bulletEnabled val="1"/>
        </dgm:presLayoutVars>
      </dgm:prSet>
      <dgm:spPr/>
    </dgm:pt>
    <dgm:pt modelId="{A56A14EC-9FB3-4388-8EC5-75FE071A3CE9}" type="pres">
      <dgm:prSet presAssocID="{5F69E4A9-A230-43DF-83AF-7B9D71C5D50F}" presName="parentText" presStyleLbl="node1" presStyleIdx="6" presStyleCnt="8">
        <dgm:presLayoutVars>
          <dgm:chMax val="0"/>
          <dgm:bulletEnabled val="1"/>
        </dgm:presLayoutVars>
      </dgm:prSet>
      <dgm:spPr/>
    </dgm:pt>
    <dgm:pt modelId="{8C4FE22E-5267-419F-9EF9-D5CB890D60FE}" type="pres">
      <dgm:prSet presAssocID="{5F69E4A9-A230-43DF-83AF-7B9D71C5D50F}" presName="childText" presStyleLbl="revTx" presStyleIdx="6" presStyleCnt="8">
        <dgm:presLayoutVars>
          <dgm:bulletEnabled val="1"/>
        </dgm:presLayoutVars>
      </dgm:prSet>
      <dgm:spPr/>
    </dgm:pt>
    <dgm:pt modelId="{FC7C903C-C2CF-47FF-B34C-261B39DBEE91}" type="pres">
      <dgm:prSet presAssocID="{05D37E44-9F02-4570-B8D6-C0AD85BEA99C}" presName="parentText" presStyleLbl="node1" presStyleIdx="7" presStyleCnt="8">
        <dgm:presLayoutVars>
          <dgm:chMax val="0"/>
          <dgm:bulletEnabled val="1"/>
        </dgm:presLayoutVars>
      </dgm:prSet>
      <dgm:spPr/>
    </dgm:pt>
    <dgm:pt modelId="{97F81D34-5A07-4AC0-929A-D655D033A800}" type="pres">
      <dgm:prSet presAssocID="{05D37E44-9F02-4570-B8D6-C0AD85BEA99C}" presName="childText" presStyleLbl="revTx" presStyleIdx="7" presStyleCnt="8">
        <dgm:presLayoutVars>
          <dgm:bulletEnabled val="1"/>
        </dgm:presLayoutVars>
      </dgm:prSet>
      <dgm:spPr/>
    </dgm:pt>
  </dgm:ptLst>
  <dgm:cxnLst>
    <dgm:cxn modelId="{67A1E501-CFB2-40F9-AE27-89B6EA9C3B8C}" srcId="{D462B5FF-9ED7-4A90-A922-306412EFB2E4}" destId="{8F21E393-B7AB-4324-8BA0-77BF0BE38BE1}" srcOrd="2" destOrd="0" parTransId="{9CD5DE92-CAE3-4559-8A62-C62DB512E5ED}" sibTransId="{2AF61594-ABB3-4432-AB71-A7FB67728F71}"/>
    <dgm:cxn modelId="{8CF28B10-D885-42D8-9851-2B6ED239B660}" srcId="{B3EFAE94-F14A-401E-B6E1-18A347C52F84}" destId="{44DA7644-33F4-4C41-A2EE-E96466F52F2D}" srcOrd="0" destOrd="0" parTransId="{3BA4CD23-D539-426C-B52C-BDA5D8162050}" sibTransId="{ED73058F-3AB0-4601-BA8D-D0A52C794B63}"/>
    <dgm:cxn modelId="{315B7F17-6246-46E5-9F5C-50BDBE0D9559}" srcId="{D462B5FF-9ED7-4A90-A922-306412EFB2E4}" destId="{D894FE72-23F1-43D2-82B0-A4158BDCAFA7}" srcOrd="4" destOrd="0" parTransId="{C8773187-F9AD-4101-8605-911063A06BF5}" sibTransId="{136B1926-2017-446E-AD9F-AE1E97D277FA}"/>
    <dgm:cxn modelId="{BBD0E81A-BB46-47B1-ACB4-8032573E9E4F}" type="presOf" srcId="{F7097AB7-7921-42F7-ABB6-099030C42DA9}" destId="{2EB562F8-C1C2-43F5-9D9C-D17AEBBF982A}" srcOrd="0" destOrd="0" presId="urn:microsoft.com/office/officeart/2005/8/layout/vList2"/>
    <dgm:cxn modelId="{8129951F-1920-4DA5-95E7-A0815BF54938}" type="presOf" srcId="{05D37E44-9F02-4570-B8D6-C0AD85BEA99C}" destId="{FC7C903C-C2CF-47FF-B34C-261B39DBEE91}" srcOrd="0" destOrd="0" presId="urn:microsoft.com/office/officeart/2005/8/layout/vList2"/>
    <dgm:cxn modelId="{E45DE433-A4C7-4E4D-8C67-345DD5D52F1C}" srcId="{F7097AB7-7921-42F7-ABB6-099030C42DA9}" destId="{256CAC54-BE1B-4BE6-AD79-CC609088F245}" srcOrd="0" destOrd="0" parTransId="{2A8A9CD7-1E0E-4783-A45D-219DD0E4B020}" sibTransId="{7490FD41-742B-4D0C-A196-CCBDD7116684}"/>
    <dgm:cxn modelId="{3872A63C-FA9F-422D-88B0-E6808CE584A4}" type="presOf" srcId="{8F21E393-B7AB-4324-8BA0-77BF0BE38BE1}" destId="{7FC0F394-03F1-478B-B94F-6EEB8F88E4EC}" srcOrd="0" destOrd="0" presId="urn:microsoft.com/office/officeart/2005/8/layout/vList2"/>
    <dgm:cxn modelId="{4DDBFC3D-03BA-4A0C-9556-A286E2E3F463}" type="presOf" srcId="{5F69E4A9-A230-43DF-83AF-7B9D71C5D50F}" destId="{A56A14EC-9FB3-4388-8EC5-75FE071A3CE9}" srcOrd="0" destOrd="0" presId="urn:microsoft.com/office/officeart/2005/8/layout/vList2"/>
    <dgm:cxn modelId="{12403866-543E-4F5A-80AC-132D1104832E}" type="presOf" srcId="{842F1620-3207-4CC2-B96A-AA40D2AEC09A}" destId="{2C68A41C-C5E6-400A-A4D4-2DB6F3094D7B}" srcOrd="0" destOrd="0" presId="urn:microsoft.com/office/officeart/2005/8/layout/vList2"/>
    <dgm:cxn modelId="{B6505A4E-D1BB-464F-A38F-2A292C396B3C}" srcId="{5F69E4A9-A230-43DF-83AF-7B9D71C5D50F}" destId="{CE7E5ECB-08C0-4A5D-8252-C691069ABC37}" srcOrd="0" destOrd="0" parTransId="{94693DF3-07D1-45DB-8111-F1C95522CDAE}" sibTransId="{8DD3CFA6-025A-441E-A45B-955CCFD452D0}"/>
    <dgm:cxn modelId="{58CBC272-EE48-41C6-9169-4EF14EC96CC7}" srcId="{D462B5FF-9ED7-4A90-A922-306412EFB2E4}" destId="{B3EFAE94-F14A-401E-B6E1-18A347C52F84}" srcOrd="0" destOrd="0" parTransId="{0CBB2445-58FE-43D3-94A7-EF93005773A9}" sibTransId="{4712A7D2-91FF-4D75-A3B4-CA2622D6C5E0}"/>
    <dgm:cxn modelId="{52F23156-7623-42FF-8403-016561409B2A}" type="presOf" srcId="{B3EFAE94-F14A-401E-B6E1-18A347C52F84}" destId="{CA26FB8F-A772-4E7F-9FD5-481F3F6478D4}" srcOrd="0" destOrd="0" presId="urn:microsoft.com/office/officeart/2005/8/layout/vList2"/>
    <dgm:cxn modelId="{E8071F58-FA46-4782-8A1D-A2231725D021}" type="presOf" srcId="{BEA61E3B-0765-47E6-B865-374539759189}" destId="{4D7B6590-7665-4B3D-8E41-BC0CBE76A53A}" srcOrd="0" destOrd="0" presId="urn:microsoft.com/office/officeart/2005/8/layout/vList2"/>
    <dgm:cxn modelId="{FC47C38F-63BB-4005-866E-50C1B41E4AF0}" type="presOf" srcId="{D894FE72-23F1-43D2-82B0-A4158BDCAFA7}" destId="{3644E77E-86C2-4F44-8826-BE542CE591A0}" srcOrd="0" destOrd="0" presId="urn:microsoft.com/office/officeart/2005/8/layout/vList2"/>
    <dgm:cxn modelId="{B21B1691-E678-4412-A9E8-903DFD90F1E0}" type="presOf" srcId="{256CAC54-BE1B-4BE6-AD79-CC609088F245}" destId="{BBD59797-08D5-4709-9E55-1CA8D7890DF3}" srcOrd="0" destOrd="0" presId="urn:microsoft.com/office/officeart/2005/8/layout/vList2"/>
    <dgm:cxn modelId="{02634491-FACE-46B7-BFDF-BB290E447277}" type="presOf" srcId="{19450A9E-89BE-4FA7-B70A-A4FC77DE9F81}" destId="{97F81D34-5A07-4AC0-929A-D655D033A800}" srcOrd="0" destOrd="0" presId="urn:microsoft.com/office/officeart/2005/8/layout/vList2"/>
    <dgm:cxn modelId="{A1A52596-C63A-4669-A690-21FDC5CDB725}" srcId="{D462B5FF-9ED7-4A90-A922-306412EFB2E4}" destId="{05D37E44-9F02-4570-B8D6-C0AD85BEA99C}" srcOrd="7" destOrd="0" parTransId="{3EED8753-8F8D-4B2A-9438-FFD792F3F6EB}" sibTransId="{D211844E-FD24-48A9-8A1A-0B46C97E9884}"/>
    <dgm:cxn modelId="{4199A698-2217-435C-99C7-A4770781261B}" type="presOf" srcId="{D462B5FF-9ED7-4A90-A922-306412EFB2E4}" destId="{F555B0E5-84C9-48C6-A185-C8D94060902A}" srcOrd="0" destOrd="0" presId="urn:microsoft.com/office/officeart/2005/8/layout/vList2"/>
    <dgm:cxn modelId="{F2BCB39E-3A16-4BBB-9086-C2B039FAA422}" type="presOf" srcId="{2A6FEF7D-FF48-4777-863B-8A77096F6F2C}" destId="{86AD70C8-8286-4FB4-AC34-41372E8B65DD}" srcOrd="0" destOrd="0" presId="urn:microsoft.com/office/officeart/2005/8/layout/vList2"/>
    <dgm:cxn modelId="{2BB1E1AC-A818-48C2-8FFC-25BE0B864868}" srcId="{315D6523-F25D-4BDA-B19D-47C3124E769F}" destId="{2A6FEF7D-FF48-4777-863B-8A77096F6F2C}" srcOrd="0" destOrd="0" parTransId="{AF1F1500-A31F-4E1F-87D1-08EDFED8D0BF}" sibTransId="{3EA77BA6-8FE3-4453-9C48-06E6230B7B55}"/>
    <dgm:cxn modelId="{F55FB4BF-74DE-4BB1-931F-A868192F835C}" srcId="{05D37E44-9F02-4570-B8D6-C0AD85BEA99C}" destId="{19450A9E-89BE-4FA7-B70A-A4FC77DE9F81}" srcOrd="0" destOrd="0" parTransId="{0D8CFEE3-D725-4C0D-B186-B651C7B7289B}" sibTransId="{00E8B648-DAFC-4EC1-9127-36A2878BE09E}"/>
    <dgm:cxn modelId="{2EC8BBBF-3B8D-44C6-BB5C-8F558C1FB1E6}" type="presOf" srcId="{315D6523-F25D-4BDA-B19D-47C3124E769F}" destId="{ADC43C5D-92F8-4713-85A5-D516E1D817DC}" srcOrd="0" destOrd="0" presId="urn:microsoft.com/office/officeart/2005/8/layout/vList2"/>
    <dgm:cxn modelId="{400715C8-B684-4050-9C21-DE8AC16BA2CF}" srcId="{8F21E393-B7AB-4324-8BA0-77BF0BE38BE1}" destId="{842F1620-3207-4CC2-B96A-AA40D2AEC09A}" srcOrd="0" destOrd="0" parTransId="{070A1CE8-BADB-464F-A3A0-DB3C3224F6FB}" sibTransId="{199F12C7-F25C-46CF-A483-BE67146EA68D}"/>
    <dgm:cxn modelId="{08A3A9CA-EEBF-4766-8A06-6E865CECBD23}" type="presOf" srcId="{CE7E5ECB-08C0-4A5D-8252-C691069ABC37}" destId="{8C4FE22E-5267-419F-9EF9-D5CB890D60FE}" srcOrd="0" destOrd="0" presId="urn:microsoft.com/office/officeart/2005/8/layout/vList2"/>
    <dgm:cxn modelId="{A081FCCD-49F2-4DC7-A46B-F4748F61A500}" srcId="{D462B5FF-9ED7-4A90-A922-306412EFB2E4}" destId="{F7097AB7-7921-42F7-ABB6-099030C42DA9}" srcOrd="3" destOrd="0" parTransId="{7C47EDC6-3C45-4530-97FA-CC646E7A1EED}" sibTransId="{FA2E6EF8-C313-4977-BB5D-8625031A9132}"/>
    <dgm:cxn modelId="{3B2EF7D5-2D85-4F29-9E1F-3639DA3EC0BF}" type="presOf" srcId="{21571B2F-E7CD-4925-99F6-A4D79A9398EE}" destId="{2601FF2D-D48D-4AC1-961E-0F51F8EDF5F5}" srcOrd="0" destOrd="0" presId="urn:microsoft.com/office/officeart/2005/8/layout/vList2"/>
    <dgm:cxn modelId="{C2E120DD-FCC1-4BE1-A01C-57FB5C20BAFC}" type="presOf" srcId="{44DA7644-33F4-4C41-A2EE-E96466F52F2D}" destId="{F9C54456-63AB-4A2B-8921-77273C221EE4}" srcOrd="0" destOrd="0" presId="urn:microsoft.com/office/officeart/2005/8/layout/vList2"/>
    <dgm:cxn modelId="{827B46DF-0204-42BC-AA8A-6478F83F85BD}" srcId="{D462B5FF-9ED7-4A90-A922-306412EFB2E4}" destId="{BEA61E3B-0765-47E6-B865-374539759189}" srcOrd="1" destOrd="0" parTransId="{C24B0E39-E4D6-4F81-A9D8-39C44EBC925C}" sibTransId="{DA1446DC-50A1-4344-987E-FE5CBA5659A4}"/>
    <dgm:cxn modelId="{04AA85EA-1BEB-4682-B113-C53A7089AB80}" srcId="{D894FE72-23F1-43D2-82B0-A4158BDCAFA7}" destId="{21571B2F-E7CD-4925-99F6-A4D79A9398EE}" srcOrd="0" destOrd="0" parTransId="{0C74D5FF-CA40-4869-9AF7-D788944082B3}" sibTransId="{43E92801-4769-4E6F-9EBC-411F8E1D18ED}"/>
    <dgm:cxn modelId="{DC0AF3EB-B793-4DE9-8A35-84F40B37AB7C}" srcId="{D462B5FF-9ED7-4A90-A922-306412EFB2E4}" destId="{315D6523-F25D-4BDA-B19D-47C3124E769F}" srcOrd="5" destOrd="0" parTransId="{05AE51D9-46B2-42F1-B649-93473E6A7197}" sibTransId="{115F965E-1EB6-4491-8E15-8CF447A8D5DE}"/>
    <dgm:cxn modelId="{DBED27F7-5D2E-4FD0-8142-CB95DF894A1A}" type="presOf" srcId="{245EB96D-5FC7-4757-8958-3DDF9A2EEC7F}" destId="{1412917C-681B-45F6-BD6F-0C9C134E7A3A}" srcOrd="0" destOrd="0" presId="urn:microsoft.com/office/officeart/2005/8/layout/vList2"/>
    <dgm:cxn modelId="{835D2FFF-9455-4666-904A-5F788D72E8D4}" srcId="{D462B5FF-9ED7-4A90-A922-306412EFB2E4}" destId="{5F69E4A9-A230-43DF-83AF-7B9D71C5D50F}" srcOrd="6" destOrd="0" parTransId="{3AC5EC2F-DF88-421B-8481-CB9E6F2DDB9D}" sibTransId="{A8EC6B2D-377B-4F3E-996B-4B2E7A08FAF5}"/>
    <dgm:cxn modelId="{B85DA1FF-848B-43EC-B793-99C10C41EC26}" srcId="{BEA61E3B-0765-47E6-B865-374539759189}" destId="{245EB96D-5FC7-4757-8958-3DDF9A2EEC7F}" srcOrd="0" destOrd="0" parTransId="{115C7FE6-1337-42A7-A869-1AFD5F94D28D}" sibTransId="{20BED74F-032C-48DC-A2B5-2661937CB83C}"/>
    <dgm:cxn modelId="{7A74D7A6-D897-44CF-BAC8-BBF8A44BA251}" type="presParOf" srcId="{F555B0E5-84C9-48C6-A185-C8D94060902A}" destId="{CA26FB8F-A772-4E7F-9FD5-481F3F6478D4}" srcOrd="0" destOrd="0" presId="urn:microsoft.com/office/officeart/2005/8/layout/vList2"/>
    <dgm:cxn modelId="{482576D6-0386-4701-A235-831DB356A8F9}" type="presParOf" srcId="{F555B0E5-84C9-48C6-A185-C8D94060902A}" destId="{F9C54456-63AB-4A2B-8921-77273C221EE4}" srcOrd="1" destOrd="0" presId="urn:microsoft.com/office/officeart/2005/8/layout/vList2"/>
    <dgm:cxn modelId="{23916528-A2C1-4FF8-9190-D54EA11CCC21}" type="presParOf" srcId="{F555B0E5-84C9-48C6-A185-C8D94060902A}" destId="{4D7B6590-7665-4B3D-8E41-BC0CBE76A53A}" srcOrd="2" destOrd="0" presId="urn:microsoft.com/office/officeart/2005/8/layout/vList2"/>
    <dgm:cxn modelId="{64CE6CB2-1333-4EF0-8EA6-F472A5906B16}" type="presParOf" srcId="{F555B0E5-84C9-48C6-A185-C8D94060902A}" destId="{1412917C-681B-45F6-BD6F-0C9C134E7A3A}" srcOrd="3" destOrd="0" presId="urn:microsoft.com/office/officeart/2005/8/layout/vList2"/>
    <dgm:cxn modelId="{D629EC4B-44DF-445C-8FAB-F4F61E347AD4}" type="presParOf" srcId="{F555B0E5-84C9-48C6-A185-C8D94060902A}" destId="{7FC0F394-03F1-478B-B94F-6EEB8F88E4EC}" srcOrd="4" destOrd="0" presId="urn:microsoft.com/office/officeart/2005/8/layout/vList2"/>
    <dgm:cxn modelId="{D7960D9B-6A03-4573-90C0-9B130A326E96}" type="presParOf" srcId="{F555B0E5-84C9-48C6-A185-C8D94060902A}" destId="{2C68A41C-C5E6-400A-A4D4-2DB6F3094D7B}" srcOrd="5" destOrd="0" presId="urn:microsoft.com/office/officeart/2005/8/layout/vList2"/>
    <dgm:cxn modelId="{E2D26F2C-755C-4ACA-AE46-FD44DAB609DC}" type="presParOf" srcId="{F555B0E5-84C9-48C6-A185-C8D94060902A}" destId="{2EB562F8-C1C2-43F5-9D9C-D17AEBBF982A}" srcOrd="6" destOrd="0" presId="urn:microsoft.com/office/officeart/2005/8/layout/vList2"/>
    <dgm:cxn modelId="{4CCACD89-8BF9-4A81-A799-42460A598392}" type="presParOf" srcId="{F555B0E5-84C9-48C6-A185-C8D94060902A}" destId="{BBD59797-08D5-4709-9E55-1CA8D7890DF3}" srcOrd="7" destOrd="0" presId="urn:microsoft.com/office/officeart/2005/8/layout/vList2"/>
    <dgm:cxn modelId="{6C97CF3C-4363-46DD-B195-A0A6345A79C0}" type="presParOf" srcId="{F555B0E5-84C9-48C6-A185-C8D94060902A}" destId="{3644E77E-86C2-4F44-8826-BE542CE591A0}" srcOrd="8" destOrd="0" presId="urn:microsoft.com/office/officeart/2005/8/layout/vList2"/>
    <dgm:cxn modelId="{05628128-1A8C-4B1C-8044-7EC85D8953AA}" type="presParOf" srcId="{F555B0E5-84C9-48C6-A185-C8D94060902A}" destId="{2601FF2D-D48D-4AC1-961E-0F51F8EDF5F5}" srcOrd="9" destOrd="0" presId="urn:microsoft.com/office/officeart/2005/8/layout/vList2"/>
    <dgm:cxn modelId="{904C8C13-05C6-43E7-B7E0-7AC015B25028}" type="presParOf" srcId="{F555B0E5-84C9-48C6-A185-C8D94060902A}" destId="{ADC43C5D-92F8-4713-85A5-D516E1D817DC}" srcOrd="10" destOrd="0" presId="urn:microsoft.com/office/officeart/2005/8/layout/vList2"/>
    <dgm:cxn modelId="{5C2A7A1E-C832-4DA4-A3EB-9C2FD8D656F4}" type="presParOf" srcId="{F555B0E5-84C9-48C6-A185-C8D94060902A}" destId="{86AD70C8-8286-4FB4-AC34-41372E8B65DD}" srcOrd="11" destOrd="0" presId="urn:microsoft.com/office/officeart/2005/8/layout/vList2"/>
    <dgm:cxn modelId="{BD19FD17-D16F-4311-B53B-1A3C4D137548}" type="presParOf" srcId="{F555B0E5-84C9-48C6-A185-C8D94060902A}" destId="{A56A14EC-9FB3-4388-8EC5-75FE071A3CE9}" srcOrd="12" destOrd="0" presId="urn:microsoft.com/office/officeart/2005/8/layout/vList2"/>
    <dgm:cxn modelId="{45287F3A-3E30-46F1-9AAF-7CD515237A27}" type="presParOf" srcId="{F555B0E5-84C9-48C6-A185-C8D94060902A}" destId="{8C4FE22E-5267-419F-9EF9-D5CB890D60FE}" srcOrd="13" destOrd="0" presId="urn:microsoft.com/office/officeart/2005/8/layout/vList2"/>
    <dgm:cxn modelId="{A63F43B6-51AC-4913-A9CA-A0A6036A36C4}" type="presParOf" srcId="{F555B0E5-84C9-48C6-A185-C8D94060902A}" destId="{FC7C903C-C2CF-47FF-B34C-261B39DBEE91}" srcOrd="14" destOrd="0" presId="urn:microsoft.com/office/officeart/2005/8/layout/vList2"/>
    <dgm:cxn modelId="{7273F0CB-06B2-4970-B35A-2F929F345B73}" type="presParOf" srcId="{F555B0E5-84C9-48C6-A185-C8D94060902A}" destId="{97F81D34-5A07-4AC0-929A-D655D033A800}" srcOrd="15" destOrd="0" presId="urn:microsoft.com/office/officeart/2005/8/layout/vList2"/>
  </dgm:cxnLst>
  <dgm:bg/>
  <dgm:whole/>
  <dgm:extLst>
    <a:ext uri="http://schemas.microsoft.com/office/drawing/2008/diagram">
      <dsp:dataModelExt xmlns:dsp="http://schemas.microsoft.com/office/drawing/2008/diagram" relId="rId1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26FB8F-A772-4E7F-9FD5-481F3F6478D4}">
      <dsp:nvSpPr>
        <dsp:cNvPr id="0" name=""/>
        <dsp:cNvSpPr/>
      </dsp:nvSpPr>
      <dsp:spPr>
        <a:xfrm>
          <a:off x="0" y="27330"/>
          <a:ext cx="6381750" cy="393120"/>
        </a:xfrm>
        <a:prstGeom prst="roundRect">
          <a:avLst/>
        </a:prstGeom>
        <a:solidFill>
          <a:srgbClr val="6E38D5"/>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b="1" kern="1200">
              <a:latin typeface="Montserrat" panose="00000500000000000000" pitchFamily="50" charset="0"/>
            </a:rPr>
            <a:t>4-8 Weeks Before Launch</a:t>
          </a:r>
        </a:p>
      </dsp:txBody>
      <dsp:txXfrm>
        <a:off x="19191" y="46521"/>
        <a:ext cx="6343368" cy="354738"/>
      </dsp:txXfrm>
    </dsp:sp>
    <dsp:sp modelId="{F9C54456-63AB-4A2B-8921-77273C221EE4}">
      <dsp:nvSpPr>
        <dsp:cNvPr id="0" name=""/>
        <dsp:cNvSpPr/>
      </dsp:nvSpPr>
      <dsp:spPr>
        <a:xfrm>
          <a:off x="0" y="420450"/>
          <a:ext cx="6381750" cy="3477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Montserrat" panose="00000500000000000000" pitchFamily="50" charset="0"/>
            </a:rPr>
            <a:t>Update the club website and use the 'Coming Soon' Assets </a:t>
          </a:r>
        </a:p>
      </dsp:txBody>
      <dsp:txXfrm>
        <a:off x="0" y="420450"/>
        <a:ext cx="6381750" cy="347760"/>
      </dsp:txXfrm>
    </dsp:sp>
    <dsp:sp modelId="{4D7B6590-7665-4B3D-8E41-BC0CBE76A53A}">
      <dsp:nvSpPr>
        <dsp:cNvPr id="0" name=""/>
        <dsp:cNvSpPr/>
      </dsp:nvSpPr>
      <dsp:spPr>
        <a:xfrm>
          <a:off x="0" y="768210"/>
          <a:ext cx="6381750" cy="393120"/>
        </a:xfrm>
        <a:prstGeom prst="roundRect">
          <a:avLst/>
        </a:prstGeom>
        <a:solidFill>
          <a:srgbClr val="6E38D5"/>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b="1" kern="1200">
              <a:latin typeface="Montserrat" panose="00000500000000000000" pitchFamily="50" charset="0"/>
            </a:rPr>
            <a:t>6 Weeks Before Launch</a:t>
          </a:r>
        </a:p>
      </dsp:txBody>
      <dsp:txXfrm>
        <a:off x="19191" y="787401"/>
        <a:ext cx="6343368" cy="354738"/>
      </dsp:txXfrm>
    </dsp:sp>
    <dsp:sp modelId="{1412917C-681B-45F6-BD6F-0C9C134E7A3A}">
      <dsp:nvSpPr>
        <dsp:cNvPr id="0" name=""/>
        <dsp:cNvSpPr/>
      </dsp:nvSpPr>
      <dsp:spPr>
        <a:xfrm>
          <a:off x="0" y="1161330"/>
          <a:ext cx="6381750" cy="347760"/>
        </a:xfrm>
        <a:prstGeom prst="rect">
          <a:avLst/>
        </a:prstGeom>
        <a:solidFill>
          <a:schemeClr val="bg1"/>
        </a:solidFill>
        <a:ln>
          <a:noFill/>
        </a:ln>
        <a:effectLst/>
      </dsp:spPr>
      <dsp:style>
        <a:lnRef idx="0">
          <a:scrgbClr r="0" g="0" b="0"/>
        </a:lnRef>
        <a:fillRef idx="0">
          <a:scrgbClr r="0" g="0" b="0"/>
        </a:fillRef>
        <a:effectRef idx="0">
          <a:scrgbClr r="0" g="0" b="0"/>
        </a:effectRef>
        <a:fontRef idx="minor"/>
      </dsp:style>
      <dsp:txBody>
        <a:bodyPr spcFirstLastPara="0" vert="horz" wrap="square" lIns="202621"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Montserrat" panose="00000500000000000000" pitchFamily="50" charset="0"/>
            </a:rPr>
            <a:t>Use the 'Welcome Partner' assets </a:t>
          </a:r>
        </a:p>
      </dsp:txBody>
      <dsp:txXfrm>
        <a:off x="0" y="1161330"/>
        <a:ext cx="6381750" cy="347760"/>
      </dsp:txXfrm>
    </dsp:sp>
    <dsp:sp modelId="{7FC0F394-03F1-478B-B94F-6EEB8F88E4EC}">
      <dsp:nvSpPr>
        <dsp:cNvPr id="0" name=""/>
        <dsp:cNvSpPr/>
      </dsp:nvSpPr>
      <dsp:spPr>
        <a:xfrm>
          <a:off x="0" y="1509090"/>
          <a:ext cx="6381750" cy="393120"/>
        </a:xfrm>
        <a:prstGeom prst="roundRect">
          <a:avLst/>
        </a:prstGeom>
        <a:solidFill>
          <a:srgbClr val="6E38D5"/>
        </a:solidFill>
        <a:ln w="12700" cap="flat" cmpd="sng" algn="ctr">
          <a:solidFill>
            <a:srgbClr val="6E38D5"/>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b="1" kern="1200">
              <a:latin typeface="Montserrat" panose="00000500000000000000" pitchFamily="50" charset="0"/>
            </a:rPr>
            <a:t>4 Weeks Before Launch</a:t>
          </a:r>
        </a:p>
      </dsp:txBody>
      <dsp:txXfrm>
        <a:off x="19191" y="1528281"/>
        <a:ext cx="6343368" cy="354738"/>
      </dsp:txXfrm>
    </dsp:sp>
    <dsp:sp modelId="{2C68A41C-C5E6-400A-A4D4-2DB6F3094D7B}">
      <dsp:nvSpPr>
        <dsp:cNvPr id="0" name=""/>
        <dsp:cNvSpPr/>
      </dsp:nvSpPr>
      <dsp:spPr>
        <a:xfrm>
          <a:off x="0" y="1902210"/>
          <a:ext cx="6381750" cy="3477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Montserrat" panose="00000500000000000000" pitchFamily="50" charset="0"/>
            </a:rPr>
            <a:t>Use the 'Meet Your Therapist' assets  </a:t>
          </a:r>
        </a:p>
      </dsp:txBody>
      <dsp:txXfrm>
        <a:off x="0" y="1902210"/>
        <a:ext cx="6381750" cy="347760"/>
      </dsp:txXfrm>
    </dsp:sp>
    <dsp:sp modelId="{2EB562F8-C1C2-43F5-9D9C-D17AEBBF982A}">
      <dsp:nvSpPr>
        <dsp:cNvPr id="0" name=""/>
        <dsp:cNvSpPr/>
      </dsp:nvSpPr>
      <dsp:spPr>
        <a:xfrm>
          <a:off x="0" y="2249970"/>
          <a:ext cx="6381750" cy="393120"/>
        </a:xfrm>
        <a:prstGeom prst="roundRect">
          <a:avLst/>
        </a:prstGeom>
        <a:solidFill>
          <a:srgbClr val="6E38D5"/>
        </a:solidFill>
        <a:ln w="12700" cap="flat" cmpd="sng" algn="ctr">
          <a:solidFill>
            <a:srgbClr val="6E38D5"/>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kern="1200">
              <a:latin typeface="Montserrat" panose="00000500000000000000" pitchFamily="50" charset="0"/>
            </a:rPr>
            <a:t>2 Weeks Before Grand Opening</a:t>
          </a:r>
        </a:p>
      </dsp:txBody>
      <dsp:txXfrm>
        <a:off x="19191" y="2269161"/>
        <a:ext cx="6343368" cy="354738"/>
      </dsp:txXfrm>
    </dsp:sp>
    <dsp:sp modelId="{BBD59797-08D5-4709-9E55-1CA8D7890DF3}">
      <dsp:nvSpPr>
        <dsp:cNvPr id="0" name=""/>
        <dsp:cNvSpPr/>
      </dsp:nvSpPr>
      <dsp:spPr>
        <a:xfrm>
          <a:off x="0" y="2643090"/>
          <a:ext cx="6381750" cy="3477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Montserrat" panose="00000500000000000000" pitchFamily="50" charset="0"/>
            </a:rPr>
            <a:t>Use the 'Join Our Event' assets </a:t>
          </a:r>
        </a:p>
      </dsp:txBody>
      <dsp:txXfrm>
        <a:off x="0" y="2643090"/>
        <a:ext cx="6381750" cy="347760"/>
      </dsp:txXfrm>
    </dsp:sp>
    <dsp:sp modelId="{3644E77E-86C2-4F44-8826-BE542CE591A0}">
      <dsp:nvSpPr>
        <dsp:cNvPr id="0" name=""/>
        <dsp:cNvSpPr/>
      </dsp:nvSpPr>
      <dsp:spPr>
        <a:xfrm>
          <a:off x="0" y="2990850"/>
          <a:ext cx="6381750" cy="393120"/>
        </a:xfrm>
        <a:prstGeom prst="roundRect">
          <a:avLst/>
        </a:prstGeom>
        <a:solidFill>
          <a:srgbClr val="6E38D5"/>
        </a:solidFill>
        <a:ln w="12700" cap="flat" cmpd="sng" algn="ctr">
          <a:solidFill>
            <a:srgbClr val="6E38D5"/>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kern="1200">
              <a:latin typeface="Montserrat" panose="00000500000000000000" pitchFamily="50" charset="0"/>
            </a:rPr>
            <a:t>Soon After Launch</a:t>
          </a:r>
        </a:p>
      </dsp:txBody>
      <dsp:txXfrm>
        <a:off x="19191" y="3010041"/>
        <a:ext cx="6343368" cy="354738"/>
      </dsp:txXfrm>
    </dsp:sp>
    <dsp:sp modelId="{2601FF2D-D48D-4AC1-961E-0F51F8EDF5F5}">
      <dsp:nvSpPr>
        <dsp:cNvPr id="0" name=""/>
        <dsp:cNvSpPr/>
      </dsp:nvSpPr>
      <dsp:spPr>
        <a:xfrm>
          <a:off x="0" y="3383970"/>
          <a:ext cx="6381750" cy="3477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Montserrat" panose="00000500000000000000" pitchFamily="50" charset="0"/>
            </a:rPr>
            <a:t>Host Grand Opening Event</a:t>
          </a:r>
        </a:p>
      </dsp:txBody>
      <dsp:txXfrm>
        <a:off x="0" y="3383970"/>
        <a:ext cx="6381750" cy="347760"/>
      </dsp:txXfrm>
    </dsp:sp>
    <dsp:sp modelId="{ADC43C5D-92F8-4713-85A5-D516E1D817DC}">
      <dsp:nvSpPr>
        <dsp:cNvPr id="0" name=""/>
        <dsp:cNvSpPr/>
      </dsp:nvSpPr>
      <dsp:spPr>
        <a:xfrm>
          <a:off x="0" y="3731730"/>
          <a:ext cx="6381750" cy="393120"/>
        </a:xfrm>
        <a:prstGeom prst="roundRect">
          <a:avLst/>
        </a:prstGeom>
        <a:solidFill>
          <a:srgbClr val="6E38D5"/>
        </a:solidFill>
        <a:ln w="12700" cap="flat" cmpd="sng" algn="ctr">
          <a:solidFill>
            <a:srgbClr val="6E38D5"/>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kern="1200">
              <a:latin typeface="Montserrat" panose="00000500000000000000" pitchFamily="50" charset="0"/>
            </a:rPr>
            <a:t>1-2 Days After Grand Opening</a:t>
          </a:r>
        </a:p>
      </dsp:txBody>
      <dsp:txXfrm>
        <a:off x="19191" y="3750921"/>
        <a:ext cx="6343368" cy="354738"/>
      </dsp:txXfrm>
    </dsp:sp>
    <dsp:sp modelId="{86AD70C8-8286-4FB4-AC34-41372E8B65DD}">
      <dsp:nvSpPr>
        <dsp:cNvPr id="0" name=""/>
        <dsp:cNvSpPr/>
      </dsp:nvSpPr>
      <dsp:spPr>
        <a:xfrm>
          <a:off x="0" y="4124850"/>
          <a:ext cx="6381750" cy="3477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Montserrat" panose="00000500000000000000" pitchFamily="50" charset="0"/>
            </a:rPr>
            <a:t>Use the 'Thank You for Joining' Assets</a:t>
          </a:r>
        </a:p>
      </dsp:txBody>
      <dsp:txXfrm>
        <a:off x="0" y="4124850"/>
        <a:ext cx="6381750" cy="347760"/>
      </dsp:txXfrm>
    </dsp:sp>
    <dsp:sp modelId="{A56A14EC-9FB3-4388-8EC5-75FE071A3CE9}">
      <dsp:nvSpPr>
        <dsp:cNvPr id="0" name=""/>
        <dsp:cNvSpPr/>
      </dsp:nvSpPr>
      <dsp:spPr>
        <a:xfrm>
          <a:off x="0" y="4472610"/>
          <a:ext cx="6381750" cy="393120"/>
        </a:xfrm>
        <a:prstGeom prst="roundRect">
          <a:avLst/>
        </a:prstGeom>
        <a:solidFill>
          <a:srgbClr val="6E38D5"/>
        </a:solidFill>
        <a:ln w="12700" cap="flat" cmpd="sng" algn="ctr">
          <a:solidFill>
            <a:srgbClr val="6E38D5"/>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kern="1200">
              <a:latin typeface="Montserrat" panose="00000500000000000000" pitchFamily="50" charset="0"/>
            </a:rPr>
            <a:t>Launch to 2-3 Months Post-Launch</a:t>
          </a:r>
        </a:p>
      </dsp:txBody>
      <dsp:txXfrm>
        <a:off x="19191" y="4491801"/>
        <a:ext cx="6343368" cy="354738"/>
      </dsp:txXfrm>
    </dsp:sp>
    <dsp:sp modelId="{8C4FE22E-5267-419F-9EF9-D5CB890D60FE}">
      <dsp:nvSpPr>
        <dsp:cNvPr id="0" name=""/>
        <dsp:cNvSpPr/>
      </dsp:nvSpPr>
      <dsp:spPr>
        <a:xfrm>
          <a:off x="0" y="4865730"/>
          <a:ext cx="6381750" cy="3477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Montserrat" panose="00000500000000000000" pitchFamily="50" charset="0"/>
            </a:rPr>
            <a:t>Use the 'Now Available Assets'</a:t>
          </a:r>
        </a:p>
      </dsp:txBody>
      <dsp:txXfrm>
        <a:off x="0" y="4865730"/>
        <a:ext cx="6381750" cy="347760"/>
      </dsp:txXfrm>
    </dsp:sp>
    <dsp:sp modelId="{FC7C903C-C2CF-47FF-B34C-261B39DBEE91}">
      <dsp:nvSpPr>
        <dsp:cNvPr id="0" name=""/>
        <dsp:cNvSpPr/>
      </dsp:nvSpPr>
      <dsp:spPr>
        <a:xfrm>
          <a:off x="0" y="5213490"/>
          <a:ext cx="6381750" cy="393120"/>
        </a:xfrm>
        <a:prstGeom prst="roundRect">
          <a:avLst/>
        </a:prstGeom>
        <a:solidFill>
          <a:srgbClr val="6E38D5"/>
        </a:solidFill>
        <a:ln w="12700" cap="flat" cmpd="sng" algn="ctr">
          <a:solidFill>
            <a:srgbClr val="6E38D5"/>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kern="1200">
              <a:latin typeface="Montserrat" panose="00000500000000000000" pitchFamily="50" charset="0"/>
            </a:rPr>
            <a:t>3 Months Post-Launch</a:t>
          </a:r>
        </a:p>
      </dsp:txBody>
      <dsp:txXfrm>
        <a:off x="19191" y="5232681"/>
        <a:ext cx="6343368" cy="354738"/>
      </dsp:txXfrm>
    </dsp:sp>
    <dsp:sp modelId="{97F81D34-5A07-4AC0-929A-D655D033A800}">
      <dsp:nvSpPr>
        <dsp:cNvPr id="0" name=""/>
        <dsp:cNvSpPr/>
      </dsp:nvSpPr>
      <dsp:spPr>
        <a:xfrm>
          <a:off x="0" y="5606609"/>
          <a:ext cx="6381750" cy="3477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Montserrat" panose="00000500000000000000" pitchFamily="50" charset="0"/>
            </a:rPr>
            <a:t>Use the 'Ongoing' assets to continue to promote physical therapy partnership</a:t>
          </a:r>
        </a:p>
      </dsp:txBody>
      <dsp:txXfrm>
        <a:off x="0" y="5606609"/>
        <a:ext cx="6381750" cy="34776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5A27A9B4ABC14A9CA33DF99CA81268" ma:contentTypeVersion="13" ma:contentTypeDescription="Create a new document." ma:contentTypeScope="" ma:versionID="7cf03ce2361dad98c9b41fe56a0bcc03">
  <xsd:schema xmlns:xsd="http://www.w3.org/2001/XMLSchema" xmlns:xs="http://www.w3.org/2001/XMLSchema" xmlns:p="http://schemas.microsoft.com/office/2006/metadata/properties" xmlns:ns2="86bfd048-c9f3-4de3-aeb3-27a8e04913d0" xmlns:ns3="45d1162f-04cb-4dd2-9e14-041c74d5bb0c" targetNamespace="http://schemas.microsoft.com/office/2006/metadata/properties" ma:root="true" ma:fieldsID="d1ffff000bcc4324e2e5380908f1a924" ns2:_="" ns3:_="">
    <xsd:import namespace="86bfd048-c9f3-4de3-aeb3-27a8e04913d0"/>
    <xsd:import namespace="45d1162f-04cb-4dd2-9e14-041c74d5b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fd048-c9f3-4de3-aeb3-27a8e0491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ffa456-7431-438b-a831-353138f4174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d1162f-04cb-4dd2-9e14-041c74d5bb0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09f016d-790d-482c-99d3-e32aa3fa8c2e}" ma:internalName="TaxCatchAll" ma:showField="CatchAllData" ma:web="45d1162f-04cb-4dd2-9e14-041c74d5b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5d1162f-04cb-4dd2-9e14-041c74d5bb0c" xsi:nil="true"/>
    <lcf76f155ced4ddcb4097134ff3c332f xmlns="86bfd048-c9f3-4de3-aeb3-27a8e04913d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0C5FDD-C1EC-454A-889F-4096145D85ED}"/>
</file>

<file path=customXml/itemProps2.xml><?xml version="1.0" encoding="utf-8"?>
<ds:datastoreItem xmlns:ds="http://schemas.openxmlformats.org/officeDocument/2006/customXml" ds:itemID="{D3262754-3715-4458-AF75-4C9326019752}">
  <ds:schemaRefs>
    <ds:schemaRef ds:uri="http://schemas.microsoft.com/office/2006/metadata/properties"/>
    <ds:schemaRef ds:uri="http://schemas.microsoft.com/office/infopath/2007/PartnerControls"/>
    <ds:schemaRef ds:uri="98cdb1a0-ec96-4928-824b-7a69b6b32fc8"/>
    <ds:schemaRef ds:uri="57a20ee8-3e07-4bec-af79-264ac9f36cbc"/>
    <ds:schemaRef ds:uri="bd3e74f9-e755-491e-81ce-75485ea4b35b"/>
    <ds:schemaRef ds:uri="c6e53ef5-aa40-4ab3-8b24-2fd4d1062466"/>
  </ds:schemaRefs>
</ds:datastoreItem>
</file>

<file path=customXml/itemProps3.xml><?xml version="1.0" encoding="utf-8"?>
<ds:datastoreItem xmlns:ds="http://schemas.openxmlformats.org/officeDocument/2006/customXml" ds:itemID="{F5C5A483-914E-42B9-B4A7-AB50FDBE605C}">
  <ds:schemaRefs>
    <ds:schemaRef ds:uri="http://schemas.openxmlformats.org/officeDocument/2006/bibliography"/>
  </ds:schemaRefs>
</ds:datastoreItem>
</file>

<file path=customXml/itemProps4.xml><?xml version="1.0" encoding="utf-8"?>
<ds:datastoreItem xmlns:ds="http://schemas.openxmlformats.org/officeDocument/2006/customXml" ds:itemID="{5C31B28C-1B64-493C-9626-E342774E8F4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Martha Tobin</dc:creator>
  <keywords/>
  <dc:description/>
  <lastModifiedBy>Caitie Hones Menke</lastModifiedBy>
  <revision>24</revision>
  <dcterms:created xsi:type="dcterms:W3CDTF">2024-07-02T17:42:00.0000000Z</dcterms:created>
  <dcterms:modified xsi:type="dcterms:W3CDTF">2026-05-22T18:50:44.3782478Z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0x0101005B5A27A9B4ABC14A9CA33DF99CA81268</vt:lpwstr>
  </property>
  <property fmtid="{D5CDD505-2E9C-101B-9397-08002B2CF9AE}" pid="3" name="MediaServiceImageTags">
    <vt:lpwstr/>
  </property>
  <property fmtid="{D5CDD505-2E9C-101B-9397-08002B2CF9AE}" pid="4" name="MSIP_Label_c19e54f6-8de3-4dc1-8de2-3571ff8ef8ed_Enabled">
    <vt:lpwstr>true</vt:lpwstr>
  </property>
  <property fmtid="{D5CDD505-2E9C-101B-9397-08002B2CF9AE}" pid="5" name="MSIP_Label_c19e54f6-8de3-4dc1-8de2-3571ff8ef8ed_SetDate">
    <vt:lpwstr>2024-07-02T17:42:09Z</vt:lpwstr>
  </property>
  <property fmtid="{D5CDD505-2E9C-101B-9397-08002B2CF9AE}" pid="6" name="MSIP_Label_c19e54f6-8de3-4dc1-8de2-3571ff8ef8ed_Method">
    <vt:lpwstr>Standard</vt:lpwstr>
  </property>
  <property fmtid="{D5CDD505-2E9C-101B-9397-08002B2CF9AE}" pid="7" name="MSIP_Label_c19e54f6-8de3-4dc1-8de2-3571ff8ef8ed_Name">
    <vt:lpwstr>defa4170-0d19-0005-0004-bc88714345d2</vt:lpwstr>
  </property>
  <property fmtid="{D5CDD505-2E9C-101B-9397-08002B2CF9AE}" pid="8" name="MSIP_Label_c19e54f6-8de3-4dc1-8de2-3571ff8ef8ed_SiteId">
    <vt:lpwstr>e5f9f875-abc1-48a7-b869-6562628fb58c</vt:lpwstr>
  </property>
  <property fmtid="{D5CDD505-2E9C-101B-9397-08002B2CF9AE}" pid="9" name="MSIP_Label_c19e54f6-8de3-4dc1-8de2-3571ff8ef8ed_ActionId">
    <vt:lpwstr>56fa66ac-31a9-445b-bdec-d5fd61ab6dcd</vt:lpwstr>
  </property>
  <property fmtid="{D5CDD505-2E9C-101B-9397-08002B2CF9AE}" pid="10" name="MSIP_Label_c19e54f6-8de3-4dc1-8de2-3571ff8ef8ed_ContentBits">
    <vt:lpwstr>0</vt:lpwstr>
  </property>
</Properties>
</file>